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370" w:type="dxa"/>
        <w:tblInd w:w="108" w:type="dxa"/>
        <w:tblLayout w:type="fixed"/>
        <w:tblLook w:val="04A0" w:firstRow="1" w:lastRow="0" w:firstColumn="1" w:lastColumn="0" w:noHBand="0" w:noVBand="1"/>
      </w:tblPr>
      <w:tblGrid>
        <w:gridCol w:w="8370"/>
      </w:tblGrid>
      <w:tr w:rsidR="003808DB" w:rsidRPr="003808DB" w:rsidTr="1C605BA4">
        <w:trPr>
          <w:trHeight w:val="13140"/>
        </w:trPr>
        <w:tc>
          <w:tcPr>
            <w:tcW w:w="8370" w:type="dxa"/>
          </w:tcPr>
          <w:p w:rsidR="001C4F5C" w:rsidRPr="003808DB" w:rsidRDefault="001C4F5C">
            <w:pPr>
              <w:pStyle w:val="Title"/>
              <w:pBdr>
                <w:bottom w:val="single" w:sz="4" w:space="1" w:color="auto"/>
              </w:pBdr>
              <w:spacing w:before="0" w:after="120"/>
              <w:ind w:left="389"/>
              <w:rPr>
                <w:rFonts w:ascii="Times New Roman" w:hAnsi="Times New Roman" w:cs="Times New Roman"/>
                <w:color w:val="000000" w:themeColor="text1"/>
                <w:sz w:val="36"/>
              </w:rPr>
            </w:pPr>
          </w:p>
          <w:p w:rsidR="001C4F5C" w:rsidRPr="003808DB" w:rsidRDefault="3FAC3AED" w:rsidP="1C605BA4">
            <w:pPr>
              <w:pStyle w:val="Title"/>
              <w:pBdr>
                <w:bottom w:val="single" w:sz="4" w:space="1" w:color="auto"/>
              </w:pBdr>
              <w:spacing w:before="0" w:after="120"/>
              <w:ind w:left="389"/>
              <w:rPr>
                <w:rFonts w:ascii="Times New Roman" w:hAnsi="Times New Roman" w:cs="Times New Roman"/>
                <w:color w:val="000000" w:themeColor="text1"/>
              </w:rPr>
            </w:pPr>
            <w:bookmarkStart w:id="0" w:name="_Toc1265516348"/>
            <w:ins w:id="1" w:author="Farrukh Saleem" w:date="2002-04-02T12:13:00Z">
              <w:r w:rsidRPr="003808DB">
                <w:rPr>
                  <w:rFonts w:ascii="Times New Roman" w:hAnsi="Times New Roman" w:cs="Times New Roman"/>
                  <w:color w:val="000000" w:themeColor="text1"/>
                  <w:sz w:val="36"/>
                  <w:szCs w:val="36"/>
                </w:rPr>
                <w:t>Software Requirement</w:t>
              </w:r>
            </w:ins>
            <w:r w:rsidRPr="003808DB">
              <w:rPr>
                <w:rFonts w:ascii="Times New Roman" w:hAnsi="Times New Roman" w:cs="Times New Roman"/>
                <w:color w:val="000000" w:themeColor="text1"/>
                <w:sz w:val="36"/>
                <w:szCs w:val="36"/>
              </w:rPr>
              <w:t>s</w:t>
            </w:r>
            <w:ins w:id="2" w:author="Farrukh Saleem" w:date="2002-04-02T12:13:00Z">
              <w:r w:rsidRPr="003808DB">
                <w:rPr>
                  <w:rFonts w:ascii="Times New Roman" w:hAnsi="Times New Roman" w:cs="Times New Roman"/>
                  <w:color w:val="000000" w:themeColor="text1"/>
                  <w:sz w:val="36"/>
                  <w:szCs w:val="36"/>
                </w:rPr>
                <w:t xml:space="preserve"> Specification</w:t>
              </w:r>
            </w:ins>
            <w:r w:rsidRPr="003808DB">
              <w:rPr>
                <w:rFonts w:ascii="Times New Roman" w:hAnsi="Times New Roman" w:cs="Times New Roman"/>
                <w:color w:val="000000" w:themeColor="text1"/>
                <w:sz w:val="36"/>
                <w:szCs w:val="36"/>
              </w:rPr>
              <w:t>s</w:t>
            </w:r>
            <w:bookmarkEnd w:id="0"/>
          </w:p>
          <w:p w:rsidR="001C4F5C" w:rsidRPr="003808DB" w:rsidRDefault="001C4F5C">
            <w:pPr>
              <w:pStyle w:val="special"/>
              <w:rPr>
                <w:rFonts w:ascii="Times New Roman" w:hAnsi="Times New Roman"/>
                <w:color w:val="000000" w:themeColor="text1"/>
              </w:rPr>
            </w:pPr>
          </w:p>
          <w:p w:rsidR="001C4F5C" w:rsidRPr="003808DB" w:rsidRDefault="001C4F5C">
            <w:pPr>
              <w:pStyle w:val="special"/>
              <w:rPr>
                <w:rFonts w:ascii="Times New Roman" w:hAnsi="Times New Roman"/>
                <w:color w:val="000000" w:themeColor="text1"/>
              </w:rPr>
            </w:pPr>
          </w:p>
          <w:p w:rsidR="001C4F5C" w:rsidRPr="003808DB" w:rsidRDefault="001104F5">
            <w:pPr>
              <w:pStyle w:val="special"/>
              <w:jc w:val="center"/>
              <w:rPr>
                <w:rFonts w:ascii="Times New Roman" w:hAnsi="Times New Roman"/>
                <w:color w:val="000000" w:themeColor="text1"/>
              </w:rPr>
            </w:pPr>
            <w:r w:rsidRPr="003808DB">
              <w:rPr>
                <w:rFonts w:ascii="Times New Roman" w:hAnsi="Times New Roman"/>
                <w:color w:val="000000" w:themeColor="text1"/>
              </w:rPr>
              <w:t>&lt;</w:t>
            </w:r>
            <w:r w:rsidR="00F60C0D" w:rsidRPr="003808DB">
              <w:rPr>
                <w:rFonts w:ascii="Times New Roman" w:hAnsi="Times New Roman"/>
                <w:color w:val="000000" w:themeColor="text1"/>
                <w:sz w:val="24"/>
              </w:rPr>
              <w:t xml:space="preserve"> </w:t>
            </w:r>
            <w:r w:rsidR="00CA6BB9" w:rsidRPr="003808DB">
              <w:rPr>
                <w:rFonts w:ascii="Times New Roman" w:hAnsi="Times New Roman"/>
                <w:color w:val="000000" w:themeColor="text1"/>
                <w:sz w:val="24"/>
              </w:rPr>
              <w:t>Face Analyzer</w:t>
            </w:r>
            <w:r w:rsidR="006605C6" w:rsidRPr="003808DB">
              <w:rPr>
                <w:rFonts w:ascii="Times New Roman" w:hAnsi="Times New Roman"/>
                <w:color w:val="000000" w:themeColor="text1"/>
              </w:rPr>
              <w:t xml:space="preserve"> </w:t>
            </w:r>
            <w:r w:rsidRPr="003808DB">
              <w:rPr>
                <w:rFonts w:ascii="Times New Roman" w:hAnsi="Times New Roman"/>
                <w:color w:val="000000" w:themeColor="text1"/>
              </w:rPr>
              <w:t>&gt;</w:t>
            </w:r>
          </w:p>
          <w:p w:rsidR="001C4F5C" w:rsidRPr="003808DB" w:rsidRDefault="001C4F5C">
            <w:pPr>
              <w:pStyle w:val="special"/>
              <w:rPr>
                <w:rFonts w:ascii="Times New Roman" w:hAnsi="Times New Roman"/>
                <w:color w:val="000000" w:themeColor="text1"/>
              </w:rPr>
            </w:pPr>
          </w:p>
          <w:p w:rsidR="001C4F5C" w:rsidRPr="003808DB" w:rsidRDefault="001C4F5C">
            <w:pPr>
              <w:pStyle w:val="special"/>
              <w:rPr>
                <w:rFonts w:ascii="Times New Roman" w:hAnsi="Times New Roman"/>
                <w:color w:val="000000" w:themeColor="text1"/>
                <w:sz w:val="24"/>
              </w:rPr>
            </w:pPr>
          </w:p>
          <w:p w:rsidR="001C4F5C" w:rsidRPr="003808DB" w:rsidRDefault="001104F5">
            <w:pPr>
              <w:rPr>
                <w:b/>
                <w:bCs/>
                <w:color w:val="000000" w:themeColor="text1"/>
              </w:rPr>
            </w:pPr>
            <w:r w:rsidRPr="003808DB">
              <w:rPr>
                <w:b/>
                <w:bCs/>
                <w:color w:val="000000" w:themeColor="text1"/>
              </w:rPr>
              <w:t>Project Code:</w:t>
            </w:r>
          </w:p>
          <w:p w:rsidR="001C4F5C" w:rsidRPr="003808DB" w:rsidRDefault="001C4F5C">
            <w:pPr>
              <w:rPr>
                <w:color w:val="000000" w:themeColor="text1"/>
              </w:rPr>
            </w:pPr>
          </w:p>
          <w:p w:rsidR="001C4F5C" w:rsidRPr="003808DB" w:rsidRDefault="001104F5">
            <w:pPr>
              <w:rPr>
                <w:color w:val="000000" w:themeColor="text1"/>
              </w:rPr>
            </w:pPr>
            <w:r w:rsidRPr="003808DB">
              <w:rPr>
                <w:color w:val="000000" w:themeColor="text1"/>
              </w:rPr>
              <w:t xml:space="preserve">                      &lt;</w:t>
            </w:r>
            <w:r w:rsidR="0070606A" w:rsidRPr="003808DB">
              <w:rPr>
                <w:color w:val="000000" w:themeColor="text1"/>
              </w:rPr>
              <w:t>P</w:t>
            </w:r>
            <w:r w:rsidRPr="003808DB">
              <w:rPr>
                <w:color w:val="000000" w:themeColor="text1"/>
              </w:rPr>
              <w:t>roject code assigned by Project Office&gt;</w:t>
            </w:r>
          </w:p>
          <w:p w:rsidR="001C4F5C" w:rsidRPr="003808DB" w:rsidRDefault="001C4F5C">
            <w:pPr>
              <w:rPr>
                <w:color w:val="000000" w:themeColor="text1"/>
              </w:rPr>
            </w:pPr>
          </w:p>
          <w:p w:rsidR="001C4F5C" w:rsidRPr="003808DB" w:rsidRDefault="001104F5">
            <w:pPr>
              <w:rPr>
                <w:b/>
                <w:bCs/>
                <w:color w:val="000000" w:themeColor="text1"/>
              </w:rPr>
            </w:pPr>
            <w:r w:rsidRPr="003808DB">
              <w:rPr>
                <w:b/>
                <w:bCs/>
                <w:color w:val="000000" w:themeColor="text1"/>
              </w:rPr>
              <w:t>Internal Advisor:</w:t>
            </w:r>
          </w:p>
          <w:p w:rsidR="001C4F5C" w:rsidRPr="003808DB" w:rsidRDefault="001C4F5C">
            <w:pPr>
              <w:rPr>
                <w:color w:val="000000" w:themeColor="text1"/>
              </w:rPr>
            </w:pPr>
          </w:p>
          <w:p w:rsidR="001C4F5C" w:rsidRPr="003808DB" w:rsidRDefault="001104F5">
            <w:pPr>
              <w:rPr>
                <w:color w:val="000000" w:themeColor="text1"/>
              </w:rPr>
            </w:pPr>
            <w:r w:rsidRPr="003808DB">
              <w:rPr>
                <w:color w:val="000000" w:themeColor="text1"/>
              </w:rPr>
              <w:t xml:space="preserve">                                         </w:t>
            </w:r>
            <w:proofErr w:type="spellStart"/>
            <w:r w:rsidR="0070606A" w:rsidRPr="003808DB">
              <w:rPr>
                <w:color w:val="000000" w:themeColor="text1"/>
              </w:rPr>
              <w:t>Prof.</w:t>
            </w:r>
            <w:r w:rsidRPr="003808DB">
              <w:rPr>
                <w:color w:val="000000" w:themeColor="text1"/>
              </w:rPr>
              <w:t>Muhammad</w:t>
            </w:r>
            <w:proofErr w:type="spellEnd"/>
            <w:r w:rsidRPr="003808DB">
              <w:rPr>
                <w:color w:val="000000" w:themeColor="text1"/>
              </w:rPr>
              <w:t xml:space="preserve"> Fahad</w:t>
            </w:r>
          </w:p>
          <w:p w:rsidR="001C4F5C" w:rsidRPr="003808DB" w:rsidRDefault="001C4F5C">
            <w:pPr>
              <w:rPr>
                <w:color w:val="000000" w:themeColor="text1"/>
              </w:rPr>
            </w:pPr>
          </w:p>
          <w:p w:rsidR="001C4F5C" w:rsidRPr="003808DB" w:rsidRDefault="001104F5">
            <w:pPr>
              <w:rPr>
                <w:b/>
                <w:bCs/>
                <w:color w:val="000000" w:themeColor="text1"/>
              </w:rPr>
            </w:pPr>
            <w:r w:rsidRPr="003808DB">
              <w:rPr>
                <w:b/>
                <w:bCs/>
                <w:color w:val="000000" w:themeColor="text1"/>
              </w:rPr>
              <w:t>Project Manager:</w:t>
            </w:r>
          </w:p>
          <w:p w:rsidR="001C4F5C" w:rsidRPr="003808DB" w:rsidRDefault="001C4F5C">
            <w:pPr>
              <w:rPr>
                <w:color w:val="000000" w:themeColor="text1"/>
              </w:rPr>
            </w:pPr>
          </w:p>
          <w:p w:rsidR="001C4F5C" w:rsidRPr="003808DB" w:rsidRDefault="001104F5">
            <w:pPr>
              <w:rPr>
                <w:color w:val="000000" w:themeColor="text1"/>
              </w:rPr>
            </w:pPr>
            <w:r w:rsidRPr="003808DB">
              <w:rPr>
                <w:color w:val="000000" w:themeColor="text1"/>
              </w:rPr>
              <w:t xml:space="preserve">                                         </w:t>
            </w:r>
            <w:proofErr w:type="spellStart"/>
            <w:r w:rsidR="00F60C0D" w:rsidRPr="003808DB">
              <w:rPr>
                <w:color w:val="000000" w:themeColor="text1"/>
              </w:rPr>
              <w:t>Prof.</w:t>
            </w:r>
            <w:r w:rsidR="0070606A" w:rsidRPr="003808DB">
              <w:rPr>
                <w:color w:val="000000" w:themeColor="text1"/>
              </w:rPr>
              <w:t>Dr.</w:t>
            </w:r>
            <w:r w:rsidRPr="003808DB">
              <w:rPr>
                <w:color w:val="000000" w:themeColor="text1"/>
              </w:rPr>
              <w:t>Muhammad</w:t>
            </w:r>
            <w:proofErr w:type="spellEnd"/>
            <w:r w:rsidRPr="003808DB">
              <w:rPr>
                <w:color w:val="000000" w:themeColor="text1"/>
              </w:rPr>
              <w:t xml:space="preserve"> </w:t>
            </w:r>
            <w:proofErr w:type="spellStart"/>
            <w:r w:rsidR="0070606A" w:rsidRPr="003808DB">
              <w:rPr>
                <w:color w:val="000000" w:themeColor="text1"/>
              </w:rPr>
              <w:t>I</w:t>
            </w:r>
            <w:r w:rsidRPr="003808DB">
              <w:rPr>
                <w:color w:val="000000" w:themeColor="text1"/>
              </w:rPr>
              <w:t>lyas</w:t>
            </w:r>
            <w:proofErr w:type="spellEnd"/>
          </w:p>
          <w:p w:rsidR="001C4F5C" w:rsidRPr="003808DB" w:rsidRDefault="001C4F5C">
            <w:pPr>
              <w:rPr>
                <w:color w:val="000000" w:themeColor="text1"/>
              </w:rPr>
            </w:pPr>
          </w:p>
          <w:p w:rsidR="001C4F5C" w:rsidRPr="003808DB" w:rsidRDefault="001104F5">
            <w:pPr>
              <w:rPr>
                <w:b/>
                <w:bCs/>
                <w:color w:val="000000" w:themeColor="text1"/>
              </w:rPr>
            </w:pPr>
            <w:r w:rsidRPr="003808DB">
              <w:rPr>
                <w:b/>
                <w:bCs/>
                <w:color w:val="000000" w:themeColor="text1"/>
              </w:rPr>
              <w:t>Project Team:</w:t>
            </w:r>
          </w:p>
          <w:p w:rsidR="001C4F5C" w:rsidRPr="003808DB" w:rsidRDefault="001104F5">
            <w:pPr>
              <w:rPr>
                <w:color w:val="000000" w:themeColor="text1"/>
              </w:rPr>
            </w:pPr>
            <w:r w:rsidRPr="003808DB">
              <w:rPr>
                <w:color w:val="000000" w:themeColor="text1"/>
              </w:rPr>
              <w:t xml:space="preserve">                       </w:t>
            </w:r>
            <w:r w:rsidR="006605C6" w:rsidRPr="003808DB">
              <w:rPr>
                <w:color w:val="000000" w:themeColor="text1"/>
              </w:rPr>
              <w:t xml:space="preserve">                 </w:t>
            </w:r>
            <w:proofErr w:type="spellStart"/>
            <w:r w:rsidR="00F60C0D" w:rsidRPr="003808DB">
              <w:rPr>
                <w:color w:val="000000" w:themeColor="text1"/>
              </w:rPr>
              <w:t>Amna</w:t>
            </w:r>
            <w:proofErr w:type="spellEnd"/>
            <w:r w:rsidR="00F60C0D" w:rsidRPr="003808DB">
              <w:rPr>
                <w:color w:val="000000" w:themeColor="text1"/>
              </w:rPr>
              <w:t xml:space="preserve"> Aslam    (BSCS51F22S038</w:t>
            </w:r>
            <w:r w:rsidRPr="003808DB">
              <w:rPr>
                <w:color w:val="000000" w:themeColor="text1"/>
              </w:rPr>
              <w:t>)</w:t>
            </w:r>
          </w:p>
          <w:p w:rsidR="001C4F5C" w:rsidRPr="003808DB" w:rsidRDefault="001104F5">
            <w:pPr>
              <w:rPr>
                <w:color w:val="000000" w:themeColor="text1"/>
              </w:rPr>
            </w:pPr>
            <w:r w:rsidRPr="003808DB">
              <w:rPr>
                <w:color w:val="000000" w:themeColor="text1"/>
              </w:rPr>
              <w:t xml:space="preserve">              </w:t>
            </w:r>
            <w:r w:rsidR="00F60C0D" w:rsidRPr="003808DB">
              <w:rPr>
                <w:color w:val="000000" w:themeColor="text1"/>
              </w:rPr>
              <w:t xml:space="preserve">                          </w:t>
            </w:r>
            <w:proofErr w:type="spellStart"/>
            <w:r w:rsidR="00F60C0D" w:rsidRPr="003808DB">
              <w:rPr>
                <w:color w:val="000000" w:themeColor="text1"/>
              </w:rPr>
              <w:t>Bushra</w:t>
            </w:r>
            <w:proofErr w:type="spellEnd"/>
            <w:r w:rsidR="00F60C0D" w:rsidRPr="003808DB">
              <w:rPr>
                <w:color w:val="000000" w:themeColor="text1"/>
              </w:rPr>
              <w:t xml:space="preserve"> </w:t>
            </w:r>
            <w:proofErr w:type="spellStart"/>
            <w:r w:rsidR="00F60C0D" w:rsidRPr="003808DB">
              <w:rPr>
                <w:color w:val="000000" w:themeColor="text1"/>
              </w:rPr>
              <w:t>Bilqees</w:t>
            </w:r>
            <w:proofErr w:type="spellEnd"/>
            <w:r w:rsidR="00F60C0D" w:rsidRPr="003808DB">
              <w:rPr>
                <w:color w:val="000000" w:themeColor="text1"/>
              </w:rPr>
              <w:t xml:space="preserve"> (BSCS51F22S041</w:t>
            </w:r>
            <w:r w:rsidRPr="003808DB">
              <w:rPr>
                <w:color w:val="000000" w:themeColor="text1"/>
              </w:rPr>
              <w:t>)</w:t>
            </w:r>
          </w:p>
          <w:p w:rsidR="001C4F5C" w:rsidRPr="003808DB" w:rsidRDefault="001C4F5C">
            <w:pPr>
              <w:rPr>
                <w:color w:val="000000" w:themeColor="text1"/>
              </w:rPr>
            </w:pPr>
          </w:p>
          <w:p w:rsidR="001C4F5C" w:rsidRPr="003808DB" w:rsidRDefault="001104F5">
            <w:pPr>
              <w:rPr>
                <w:b/>
                <w:bCs/>
                <w:color w:val="000000" w:themeColor="text1"/>
              </w:rPr>
            </w:pPr>
            <w:r w:rsidRPr="003808DB">
              <w:rPr>
                <w:b/>
                <w:bCs/>
                <w:color w:val="000000" w:themeColor="text1"/>
              </w:rPr>
              <w:t>Submission Date:</w:t>
            </w:r>
          </w:p>
          <w:p w:rsidR="001C4F5C" w:rsidRPr="003808DB" w:rsidRDefault="001104F5">
            <w:pPr>
              <w:pStyle w:val="special"/>
              <w:rPr>
                <w:rFonts w:ascii="Times New Roman" w:hAnsi="Times New Roman"/>
                <w:color w:val="000000" w:themeColor="text1"/>
              </w:rPr>
            </w:pPr>
            <w:r w:rsidRPr="003808DB">
              <w:rPr>
                <w:rFonts w:ascii="Times New Roman" w:hAnsi="Times New Roman"/>
                <w:color w:val="000000" w:themeColor="text1"/>
              </w:rPr>
              <w:t xml:space="preserve">  </w:t>
            </w:r>
            <w:r w:rsidR="00586A17" w:rsidRPr="003808DB">
              <w:rPr>
                <w:rFonts w:ascii="Times New Roman" w:hAnsi="Times New Roman"/>
                <w:color w:val="000000" w:themeColor="text1"/>
              </w:rPr>
              <w:t xml:space="preserve">                      20-10-2025</w:t>
            </w:r>
          </w:p>
          <w:p w:rsidR="001C4F5C" w:rsidRPr="003808DB" w:rsidRDefault="001C4F5C">
            <w:pPr>
              <w:pStyle w:val="special"/>
              <w:rPr>
                <w:rFonts w:ascii="Times New Roman" w:hAnsi="Times New Roman"/>
                <w:color w:val="000000" w:themeColor="text1"/>
              </w:rPr>
            </w:pPr>
          </w:p>
          <w:p w:rsidR="001C4F5C" w:rsidRPr="003808DB" w:rsidRDefault="621CA24A">
            <w:pPr>
              <w:pStyle w:val="special"/>
              <w:rPr>
                <w:rFonts w:ascii="Times New Roman" w:hAnsi="Times New Roman"/>
                <w:color w:val="000000" w:themeColor="text1"/>
              </w:rPr>
            </w:pPr>
            <w:r w:rsidRPr="003808DB">
              <w:rPr>
                <w:rFonts w:ascii="Times New Roman" w:hAnsi="Times New Roman"/>
                <w:color w:val="000000" w:themeColor="text1"/>
              </w:rPr>
              <w:t xml:space="preserve"> </w:t>
            </w:r>
          </w:p>
          <w:p w:rsidR="001C4F5C" w:rsidRPr="003808DB" w:rsidRDefault="42CBAA18" w:rsidP="621CA24A">
            <w:pPr>
              <w:pStyle w:val="Heading3"/>
              <w:numPr>
                <w:ilvl w:val="0"/>
                <w:numId w:val="0"/>
              </w:numPr>
              <w:tabs>
                <w:tab w:val="clear" w:pos="720"/>
              </w:tabs>
              <w:ind w:left="4752"/>
              <w:rPr>
                <w:b w:val="0"/>
                <w:bCs w:val="0"/>
                <w:color w:val="000000" w:themeColor="text1"/>
              </w:rPr>
            </w:pPr>
            <w:r w:rsidRPr="003808DB">
              <w:rPr>
                <w:b w:val="0"/>
                <w:bCs w:val="0"/>
                <w:color w:val="000000" w:themeColor="text1"/>
              </w:rPr>
              <w:t xml:space="preserve">                           </w:t>
            </w:r>
            <w:bookmarkStart w:id="3" w:name="_Toc1430878166"/>
            <w:r w:rsidRPr="003808DB">
              <w:rPr>
                <w:b w:val="0"/>
                <w:bCs w:val="0"/>
                <w:color w:val="000000" w:themeColor="text1"/>
              </w:rPr>
              <w:t>_____________________</w:t>
            </w:r>
            <w:bookmarkEnd w:id="3"/>
          </w:p>
          <w:p w:rsidR="001C4F5C" w:rsidRPr="003808DB" w:rsidRDefault="497BAAEE" w:rsidP="621CA24A">
            <w:pPr>
              <w:pStyle w:val="special"/>
              <w:rPr>
                <w:rFonts w:ascii="Times New Roman" w:hAnsi="Times New Roman"/>
                <w:color w:val="000000" w:themeColor="text1"/>
                <w:sz w:val="20"/>
                <w:szCs w:val="20"/>
              </w:rPr>
            </w:pPr>
            <w:r w:rsidRPr="003808DB">
              <w:rPr>
                <w:rFonts w:ascii="Times New Roman" w:hAnsi="Times New Roman"/>
                <w:color w:val="000000" w:themeColor="text1"/>
                <w:sz w:val="20"/>
                <w:szCs w:val="20"/>
              </w:rPr>
              <w:t xml:space="preserve">                                                                                         Project Manager’s Signature</w:t>
            </w:r>
          </w:p>
          <w:p w:rsidR="001C4F5C" w:rsidRPr="003808DB" w:rsidRDefault="001C4F5C">
            <w:pPr>
              <w:pStyle w:val="special"/>
              <w:rPr>
                <w:rFonts w:ascii="Times New Roman" w:hAnsi="Times New Roman"/>
                <w:color w:val="000000" w:themeColor="text1"/>
              </w:rPr>
            </w:pPr>
          </w:p>
          <w:p w:rsidR="001C4F5C" w:rsidRPr="003808DB" w:rsidRDefault="001C4F5C">
            <w:pPr>
              <w:pStyle w:val="special"/>
              <w:rPr>
                <w:rFonts w:ascii="Times New Roman" w:hAnsi="Times New Roman"/>
                <w:color w:val="000000" w:themeColor="text1"/>
              </w:rPr>
            </w:pPr>
          </w:p>
          <w:p w:rsidR="001C4F5C" w:rsidRPr="003808DB" w:rsidRDefault="001C4F5C">
            <w:pPr>
              <w:pStyle w:val="special"/>
              <w:rPr>
                <w:rFonts w:ascii="Times New Roman" w:hAnsi="Times New Roman"/>
                <w:color w:val="000000" w:themeColor="text1"/>
              </w:rPr>
            </w:pPr>
          </w:p>
          <w:p w:rsidR="001C4F5C" w:rsidRPr="003808DB" w:rsidRDefault="001C4F5C">
            <w:pPr>
              <w:pStyle w:val="special"/>
              <w:rPr>
                <w:rFonts w:ascii="Times New Roman" w:hAnsi="Times New Roman"/>
                <w:color w:val="000000" w:themeColor="text1"/>
              </w:rPr>
            </w:pPr>
          </w:p>
        </w:tc>
      </w:tr>
    </w:tbl>
    <w:p w:rsidR="001C4F5C" w:rsidRPr="003808DB" w:rsidRDefault="001104F5">
      <w:pPr>
        <w:rPr>
          <w:b/>
          <w:bCs/>
          <w:color w:val="000000" w:themeColor="text1"/>
        </w:rPr>
      </w:pPr>
      <w:bookmarkStart w:id="4" w:name="_Toc512155514"/>
      <w:bookmarkStart w:id="5" w:name="_Toc497565167"/>
      <w:bookmarkStart w:id="6" w:name="_Toc512155516"/>
      <w:r w:rsidRPr="003808DB">
        <w:rPr>
          <w:b/>
          <w:bCs/>
          <w:color w:val="000000" w:themeColor="text1"/>
          <w:sz w:val="32"/>
        </w:rPr>
        <w:lastRenderedPageBreak/>
        <w:t>Document Information</w:t>
      </w:r>
      <w:bookmarkEnd w:id="4"/>
    </w:p>
    <w:p w:rsidR="001C4F5C" w:rsidRPr="003808DB" w:rsidRDefault="001C4F5C">
      <w:pPr>
        <w:rPr>
          <w:b/>
          <w:bCs/>
          <w:color w:val="000000" w:themeColor="text1"/>
        </w:rPr>
      </w:pPr>
    </w:p>
    <w:tbl>
      <w:tblPr>
        <w:tblW w:w="8460" w:type="dxa"/>
        <w:jc w:val="center"/>
        <w:tblLayout w:type="fixed"/>
        <w:tblLook w:val="04A0" w:firstRow="1" w:lastRow="0" w:firstColumn="1" w:lastColumn="0" w:noHBand="0" w:noVBand="1"/>
      </w:tblPr>
      <w:tblGrid>
        <w:gridCol w:w="2340"/>
        <w:gridCol w:w="6120"/>
      </w:tblGrid>
      <w:tr w:rsidR="003808DB" w:rsidRPr="003808DB">
        <w:trPr>
          <w:cantSplit/>
          <w:tblHeader/>
          <w:jc w:val="center"/>
        </w:trPr>
        <w:tc>
          <w:tcPr>
            <w:tcW w:w="2340" w:type="dxa"/>
            <w:tcBorders>
              <w:top w:val="single" w:sz="8" w:space="0" w:color="C0C0C0"/>
              <w:left w:val="single" w:sz="8" w:space="0" w:color="C0C0C0"/>
              <w:bottom w:val="single" w:sz="8" w:space="0" w:color="C0C0C0"/>
              <w:right w:val="single" w:sz="8" w:space="0" w:color="C0C0C0"/>
            </w:tcBorders>
            <w:shd w:val="pct45" w:color="auto" w:fill="FFFFFF"/>
            <w:vAlign w:val="center"/>
          </w:tcPr>
          <w:p w:rsidR="001C4F5C" w:rsidRPr="003808DB" w:rsidRDefault="001104F5">
            <w:pPr>
              <w:pStyle w:val="TableHeading"/>
              <w:spacing w:after="120"/>
              <w:ind w:left="389" w:hanging="389"/>
              <w:jc w:val="both"/>
              <w:rPr>
                <w:rFonts w:ascii="Times New Roman" w:hAnsi="Times New Roman"/>
                <w:color w:val="000000" w:themeColor="text1"/>
                <w:sz w:val="24"/>
                <w:szCs w:val="24"/>
              </w:rPr>
            </w:pPr>
            <w:r w:rsidRPr="003808DB">
              <w:rPr>
                <w:rFonts w:ascii="Times New Roman" w:hAnsi="Times New Roman"/>
                <w:color w:val="000000" w:themeColor="text1"/>
                <w:sz w:val="24"/>
                <w:szCs w:val="24"/>
              </w:rPr>
              <w:t>Category</w:t>
            </w:r>
          </w:p>
        </w:tc>
        <w:tc>
          <w:tcPr>
            <w:tcW w:w="6120" w:type="dxa"/>
            <w:tcBorders>
              <w:top w:val="single" w:sz="8" w:space="0" w:color="C0C0C0"/>
              <w:left w:val="single" w:sz="8" w:space="0" w:color="C0C0C0"/>
              <w:bottom w:val="single" w:sz="8" w:space="0" w:color="C0C0C0"/>
              <w:right w:val="single" w:sz="8" w:space="0" w:color="C0C0C0"/>
            </w:tcBorders>
            <w:shd w:val="pct45" w:color="auto" w:fill="FFFFFF"/>
            <w:vAlign w:val="center"/>
          </w:tcPr>
          <w:p w:rsidR="001C4F5C" w:rsidRPr="003808DB" w:rsidRDefault="001104F5">
            <w:pPr>
              <w:pStyle w:val="TableHeading"/>
              <w:spacing w:after="120"/>
              <w:ind w:left="389" w:hanging="389"/>
              <w:jc w:val="both"/>
              <w:rPr>
                <w:rFonts w:ascii="Times New Roman" w:hAnsi="Times New Roman"/>
                <w:color w:val="000000" w:themeColor="text1"/>
                <w:sz w:val="24"/>
                <w:szCs w:val="24"/>
              </w:rPr>
            </w:pPr>
            <w:r w:rsidRPr="003808DB">
              <w:rPr>
                <w:rFonts w:ascii="Times New Roman" w:hAnsi="Times New Roman"/>
                <w:color w:val="000000" w:themeColor="text1"/>
                <w:sz w:val="24"/>
                <w:szCs w:val="24"/>
              </w:rPr>
              <w:t>Information</w:t>
            </w:r>
          </w:p>
        </w:tc>
      </w:tr>
      <w:tr w:rsidR="003808DB" w:rsidRPr="003808DB">
        <w:trPr>
          <w:cantSplit/>
          <w:jc w:val="center"/>
        </w:trPr>
        <w:tc>
          <w:tcPr>
            <w:tcW w:w="2340" w:type="dxa"/>
            <w:tcBorders>
              <w:left w:val="single" w:sz="8" w:space="0" w:color="C0C0C0"/>
              <w:bottom w:val="single" w:sz="8" w:space="0" w:color="C0C0C0"/>
              <w:right w:val="single" w:sz="8" w:space="0" w:color="C0C0C0"/>
            </w:tcBorders>
            <w:shd w:val="pct5" w:color="auto" w:fill="FFFFFF"/>
            <w:vAlign w:val="center"/>
          </w:tcPr>
          <w:p w:rsidR="001C4F5C" w:rsidRPr="003808DB" w:rsidRDefault="001104F5">
            <w:pPr>
              <w:pStyle w:val="TableEntry"/>
              <w:rPr>
                <w:rFonts w:ascii="Times New Roman" w:hAnsi="Times New Roman"/>
                <w:color w:val="000000" w:themeColor="text1"/>
                <w:sz w:val="24"/>
                <w:szCs w:val="24"/>
              </w:rPr>
            </w:pPr>
            <w:r w:rsidRPr="003808DB">
              <w:rPr>
                <w:rFonts w:ascii="Times New Roman" w:hAnsi="Times New Roman"/>
                <w:color w:val="000000" w:themeColor="text1"/>
                <w:sz w:val="24"/>
                <w:szCs w:val="24"/>
              </w:rPr>
              <w:t>Customer</w:t>
            </w:r>
          </w:p>
        </w:tc>
        <w:tc>
          <w:tcPr>
            <w:tcW w:w="6120" w:type="dxa"/>
            <w:tcBorders>
              <w:left w:val="single" w:sz="8" w:space="0" w:color="C0C0C0"/>
              <w:bottom w:val="single" w:sz="8" w:space="0" w:color="C0C0C0"/>
              <w:right w:val="single" w:sz="8" w:space="0" w:color="C0C0C0"/>
            </w:tcBorders>
            <w:shd w:val="pct5" w:color="auto" w:fill="FFFFFF"/>
            <w:vAlign w:val="center"/>
          </w:tcPr>
          <w:p w:rsidR="001C4F5C" w:rsidRPr="003808DB" w:rsidRDefault="00CA6BB9">
            <w:pPr>
              <w:pStyle w:val="TableEntry"/>
              <w:rPr>
                <w:rFonts w:ascii="Times New Roman" w:hAnsi="Times New Roman"/>
                <w:color w:val="000000" w:themeColor="text1"/>
                <w:sz w:val="24"/>
                <w:szCs w:val="24"/>
              </w:rPr>
            </w:pPr>
            <w:r w:rsidRPr="003808DB">
              <w:rPr>
                <w:rFonts w:ascii="Times New Roman" w:hAnsi="Times New Roman"/>
                <w:color w:val="000000" w:themeColor="text1"/>
                <w:sz w:val="24"/>
                <w:szCs w:val="24"/>
              </w:rPr>
              <w:t>CS</w:t>
            </w:r>
            <w:r w:rsidR="001104F5" w:rsidRPr="003808DB">
              <w:rPr>
                <w:rFonts w:ascii="Times New Roman" w:hAnsi="Times New Roman"/>
                <w:color w:val="000000" w:themeColor="text1"/>
                <w:sz w:val="24"/>
                <w:szCs w:val="24"/>
              </w:rPr>
              <w:t xml:space="preserve"> UOS</w:t>
            </w:r>
          </w:p>
        </w:tc>
      </w:tr>
      <w:tr w:rsidR="003808DB" w:rsidRPr="003808DB">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1C4F5C" w:rsidRPr="003808DB" w:rsidRDefault="001104F5">
            <w:pPr>
              <w:pStyle w:val="TableEntry"/>
              <w:rPr>
                <w:rFonts w:ascii="Times New Roman" w:hAnsi="Times New Roman"/>
                <w:color w:val="000000" w:themeColor="text1"/>
                <w:sz w:val="24"/>
                <w:szCs w:val="24"/>
              </w:rPr>
            </w:pPr>
            <w:r w:rsidRPr="003808DB">
              <w:rPr>
                <w:rFonts w:ascii="Times New Roman" w:hAnsi="Times New Roman"/>
                <w:color w:val="000000" w:themeColor="text1"/>
                <w:sz w:val="24"/>
                <w:szCs w:val="24"/>
              </w:rPr>
              <w:t>Project</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1C4F5C" w:rsidRPr="003808DB" w:rsidRDefault="00586A17">
            <w:pPr>
              <w:pStyle w:val="TableEntry"/>
              <w:rPr>
                <w:rFonts w:ascii="Times New Roman" w:hAnsi="Times New Roman"/>
                <w:color w:val="000000" w:themeColor="text1"/>
                <w:sz w:val="24"/>
                <w:szCs w:val="24"/>
              </w:rPr>
            </w:pPr>
            <w:r w:rsidRPr="003808DB">
              <w:rPr>
                <w:rFonts w:ascii="Times New Roman" w:hAnsi="Times New Roman"/>
                <w:color w:val="000000" w:themeColor="text1"/>
                <w:sz w:val="24"/>
                <w:szCs w:val="24"/>
              </w:rPr>
              <w:t>&lt;Face Analyzer</w:t>
            </w:r>
            <w:r w:rsidR="001104F5" w:rsidRPr="003808DB">
              <w:rPr>
                <w:rFonts w:ascii="Times New Roman" w:hAnsi="Times New Roman"/>
                <w:color w:val="000000" w:themeColor="text1"/>
                <w:sz w:val="24"/>
                <w:szCs w:val="24"/>
              </w:rPr>
              <w:t>&gt;</w:t>
            </w:r>
          </w:p>
        </w:tc>
      </w:tr>
      <w:tr w:rsidR="003808DB" w:rsidRPr="003808DB">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1C4F5C" w:rsidRPr="003808DB" w:rsidRDefault="001104F5">
            <w:pPr>
              <w:pStyle w:val="TableEntry"/>
              <w:rPr>
                <w:rFonts w:ascii="Times New Roman" w:hAnsi="Times New Roman"/>
                <w:color w:val="000000" w:themeColor="text1"/>
                <w:sz w:val="24"/>
                <w:szCs w:val="24"/>
              </w:rPr>
            </w:pPr>
            <w:r w:rsidRPr="003808DB">
              <w:rPr>
                <w:rFonts w:ascii="Times New Roman" w:hAnsi="Times New Roman"/>
                <w:color w:val="000000" w:themeColor="text1"/>
                <w:sz w:val="24"/>
                <w:szCs w:val="24"/>
              </w:rPr>
              <w:t>Document</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1C4F5C" w:rsidRPr="003808DB" w:rsidRDefault="001104F5">
            <w:pPr>
              <w:pStyle w:val="TableEntry"/>
              <w:rPr>
                <w:rFonts w:ascii="Times New Roman" w:hAnsi="Times New Roman"/>
                <w:color w:val="000000" w:themeColor="text1"/>
                <w:sz w:val="24"/>
                <w:szCs w:val="24"/>
              </w:rPr>
            </w:pPr>
            <w:r w:rsidRPr="003808DB">
              <w:rPr>
                <w:rFonts w:ascii="Times New Roman" w:hAnsi="Times New Roman"/>
                <w:color w:val="000000" w:themeColor="text1"/>
                <w:sz w:val="24"/>
                <w:szCs w:val="24"/>
              </w:rPr>
              <w:t>Requirement Specifications</w:t>
            </w:r>
          </w:p>
        </w:tc>
      </w:tr>
      <w:tr w:rsidR="003808DB" w:rsidRPr="003808DB">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1C4F5C" w:rsidRPr="003808DB" w:rsidRDefault="001104F5">
            <w:pPr>
              <w:pStyle w:val="TableEntry"/>
              <w:rPr>
                <w:rFonts w:ascii="Times New Roman" w:hAnsi="Times New Roman"/>
                <w:color w:val="000000" w:themeColor="text1"/>
                <w:sz w:val="24"/>
                <w:szCs w:val="24"/>
              </w:rPr>
            </w:pPr>
            <w:r w:rsidRPr="003808DB">
              <w:rPr>
                <w:rFonts w:ascii="Times New Roman" w:hAnsi="Times New Roman"/>
                <w:color w:val="000000" w:themeColor="text1"/>
                <w:sz w:val="24"/>
                <w:szCs w:val="24"/>
              </w:rPr>
              <w:t>Document Version</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1C4F5C" w:rsidRPr="003808DB" w:rsidRDefault="00431C00">
            <w:pPr>
              <w:pStyle w:val="TableEntry"/>
              <w:rPr>
                <w:rFonts w:ascii="Times New Roman" w:hAnsi="Times New Roman"/>
                <w:color w:val="000000" w:themeColor="text1"/>
                <w:sz w:val="24"/>
                <w:szCs w:val="24"/>
              </w:rPr>
            </w:pPr>
            <w:r>
              <w:rPr>
                <w:rFonts w:ascii="Times New Roman" w:hAnsi="Times New Roman"/>
                <w:color w:val="000000" w:themeColor="text1"/>
                <w:sz w:val="24"/>
                <w:szCs w:val="24"/>
              </w:rPr>
              <w:t>1.1</w:t>
            </w:r>
          </w:p>
        </w:tc>
      </w:tr>
      <w:tr w:rsidR="003808DB" w:rsidRPr="003808DB">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1C4F5C" w:rsidRPr="003808DB" w:rsidRDefault="001104F5">
            <w:pPr>
              <w:pStyle w:val="TableEntry"/>
              <w:rPr>
                <w:rFonts w:ascii="Times New Roman" w:hAnsi="Times New Roman"/>
                <w:color w:val="000000" w:themeColor="text1"/>
                <w:sz w:val="24"/>
                <w:szCs w:val="24"/>
              </w:rPr>
            </w:pPr>
            <w:r w:rsidRPr="003808DB">
              <w:rPr>
                <w:rFonts w:ascii="Times New Roman" w:hAnsi="Times New Roman"/>
                <w:color w:val="000000" w:themeColor="text1"/>
                <w:sz w:val="24"/>
                <w:szCs w:val="24"/>
              </w:rPr>
              <w:t>Identifier</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1C4F5C" w:rsidRPr="003808DB" w:rsidRDefault="00586A17">
            <w:pPr>
              <w:pStyle w:val="TableEntry"/>
              <w:rPr>
                <w:rFonts w:ascii="Times New Roman" w:hAnsi="Times New Roman"/>
                <w:color w:val="000000" w:themeColor="text1"/>
                <w:sz w:val="24"/>
                <w:szCs w:val="24"/>
              </w:rPr>
            </w:pPr>
            <w:r w:rsidRPr="003808DB">
              <w:rPr>
                <w:rFonts w:ascii="Times New Roman" w:hAnsi="Times New Roman"/>
                <w:color w:val="000000" w:themeColor="text1"/>
                <w:sz w:val="24"/>
                <w:szCs w:val="24"/>
              </w:rPr>
              <w:t>BSCS-51-F-22</w:t>
            </w:r>
            <w:r w:rsidR="001104F5" w:rsidRPr="003808DB">
              <w:rPr>
                <w:rFonts w:ascii="Times New Roman" w:hAnsi="Times New Roman"/>
                <w:color w:val="000000" w:themeColor="text1"/>
                <w:sz w:val="24"/>
                <w:szCs w:val="24"/>
              </w:rPr>
              <w:t>-S</w:t>
            </w:r>
          </w:p>
        </w:tc>
      </w:tr>
      <w:tr w:rsidR="003808DB" w:rsidRPr="003808DB">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1C4F5C" w:rsidRPr="003808DB" w:rsidRDefault="001104F5">
            <w:pPr>
              <w:pStyle w:val="TableEntry"/>
              <w:rPr>
                <w:rFonts w:ascii="Times New Roman" w:hAnsi="Times New Roman"/>
                <w:color w:val="000000" w:themeColor="text1"/>
                <w:sz w:val="24"/>
                <w:szCs w:val="24"/>
              </w:rPr>
            </w:pPr>
            <w:r w:rsidRPr="003808DB">
              <w:rPr>
                <w:rFonts w:ascii="Times New Roman" w:hAnsi="Times New Roman"/>
                <w:color w:val="000000" w:themeColor="text1"/>
                <w:sz w:val="24"/>
                <w:szCs w:val="24"/>
              </w:rPr>
              <w:t>Status</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1C4F5C" w:rsidRPr="003808DB" w:rsidRDefault="001104F5">
            <w:pPr>
              <w:pStyle w:val="TableEntry"/>
              <w:rPr>
                <w:rFonts w:ascii="Times New Roman" w:hAnsi="Times New Roman"/>
                <w:color w:val="000000" w:themeColor="text1"/>
                <w:sz w:val="24"/>
                <w:szCs w:val="24"/>
              </w:rPr>
            </w:pPr>
            <w:r w:rsidRPr="003808DB">
              <w:rPr>
                <w:rFonts w:ascii="Times New Roman" w:hAnsi="Times New Roman"/>
                <w:color w:val="000000" w:themeColor="text1"/>
                <w:sz w:val="24"/>
                <w:szCs w:val="24"/>
              </w:rPr>
              <w:t>Draft</w:t>
            </w:r>
          </w:p>
        </w:tc>
      </w:tr>
      <w:tr w:rsidR="003808DB" w:rsidRPr="003808DB">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1C4F5C" w:rsidRPr="003808DB" w:rsidRDefault="001104F5">
            <w:pPr>
              <w:pStyle w:val="TableEntry"/>
              <w:rPr>
                <w:rFonts w:ascii="Times New Roman" w:hAnsi="Times New Roman"/>
                <w:color w:val="000000" w:themeColor="text1"/>
                <w:sz w:val="24"/>
                <w:szCs w:val="24"/>
              </w:rPr>
            </w:pPr>
            <w:r w:rsidRPr="003808DB">
              <w:rPr>
                <w:rFonts w:ascii="Times New Roman" w:hAnsi="Times New Roman"/>
                <w:color w:val="000000" w:themeColor="text1"/>
                <w:sz w:val="24"/>
                <w:szCs w:val="24"/>
              </w:rPr>
              <w:t>Author(s)</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586A17" w:rsidRPr="003808DB" w:rsidRDefault="00586A17" w:rsidP="00586A17">
            <w:pPr>
              <w:rPr>
                <w:color w:val="000000" w:themeColor="text1"/>
              </w:rPr>
            </w:pPr>
            <w:r w:rsidRPr="003808DB">
              <w:rPr>
                <w:color w:val="000000" w:themeColor="text1"/>
              </w:rPr>
              <w:t xml:space="preserve"> </w:t>
            </w:r>
            <w:proofErr w:type="spellStart"/>
            <w:r w:rsidRPr="003808DB">
              <w:rPr>
                <w:color w:val="000000" w:themeColor="text1"/>
              </w:rPr>
              <w:t>Amna</w:t>
            </w:r>
            <w:proofErr w:type="spellEnd"/>
            <w:r w:rsidRPr="003808DB">
              <w:rPr>
                <w:color w:val="000000" w:themeColor="text1"/>
              </w:rPr>
              <w:t xml:space="preserve"> Aslam    (BSCS51F22S038)</w:t>
            </w:r>
          </w:p>
          <w:p w:rsidR="00586A17" w:rsidRPr="003808DB" w:rsidRDefault="00586A17" w:rsidP="00586A17">
            <w:pPr>
              <w:rPr>
                <w:color w:val="000000" w:themeColor="text1"/>
              </w:rPr>
            </w:pPr>
            <w:r w:rsidRPr="003808DB">
              <w:rPr>
                <w:color w:val="000000" w:themeColor="text1"/>
              </w:rPr>
              <w:t xml:space="preserve"> </w:t>
            </w:r>
            <w:proofErr w:type="spellStart"/>
            <w:r w:rsidRPr="003808DB">
              <w:rPr>
                <w:color w:val="000000" w:themeColor="text1"/>
              </w:rPr>
              <w:t>Bushra</w:t>
            </w:r>
            <w:proofErr w:type="spellEnd"/>
            <w:r w:rsidRPr="003808DB">
              <w:rPr>
                <w:color w:val="000000" w:themeColor="text1"/>
              </w:rPr>
              <w:t xml:space="preserve"> </w:t>
            </w:r>
            <w:proofErr w:type="spellStart"/>
            <w:r w:rsidRPr="003808DB">
              <w:rPr>
                <w:color w:val="000000" w:themeColor="text1"/>
              </w:rPr>
              <w:t>Bilqees</w:t>
            </w:r>
            <w:proofErr w:type="spellEnd"/>
            <w:r w:rsidRPr="003808DB">
              <w:rPr>
                <w:color w:val="000000" w:themeColor="text1"/>
              </w:rPr>
              <w:t xml:space="preserve"> (BSCS51F22S041)</w:t>
            </w:r>
          </w:p>
          <w:p w:rsidR="001C4F5C" w:rsidRPr="003808DB" w:rsidRDefault="001C4F5C" w:rsidP="00586A17">
            <w:pPr>
              <w:rPr>
                <w:color w:val="000000" w:themeColor="text1"/>
              </w:rPr>
            </w:pPr>
          </w:p>
        </w:tc>
      </w:tr>
      <w:tr w:rsidR="003808DB" w:rsidRPr="003808DB">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1C4F5C" w:rsidRPr="003808DB" w:rsidRDefault="001104F5">
            <w:pPr>
              <w:pStyle w:val="TableEntry"/>
              <w:rPr>
                <w:rFonts w:ascii="Times New Roman" w:hAnsi="Times New Roman"/>
                <w:color w:val="000000" w:themeColor="text1"/>
                <w:sz w:val="24"/>
                <w:szCs w:val="24"/>
              </w:rPr>
            </w:pPr>
            <w:r w:rsidRPr="003808DB">
              <w:rPr>
                <w:rFonts w:ascii="Times New Roman" w:hAnsi="Times New Roman"/>
                <w:color w:val="000000" w:themeColor="text1"/>
                <w:sz w:val="24"/>
                <w:szCs w:val="24"/>
              </w:rPr>
              <w:t>Approver(s)</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1C4F5C" w:rsidRPr="003808DB" w:rsidRDefault="001104F5">
            <w:pPr>
              <w:pStyle w:val="TableEntry"/>
              <w:rPr>
                <w:rFonts w:ascii="Times New Roman" w:hAnsi="Times New Roman"/>
                <w:color w:val="000000" w:themeColor="text1"/>
                <w:sz w:val="24"/>
                <w:szCs w:val="24"/>
              </w:rPr>
            </w:pPr>
            <w:r w:rsidRPr="003808DB">
              <w:rPr>
                <w:rFonts w:ascii="Times New Roman" w:hAnsi="Times New Roman"/>
                <w:color w:val="000000" w:themeColor="text1"/>
                <w:sz w:val="24"/>
                <w:szCs w:val="24"/>
              </w:rPr>
              <w:t>PM</w:t>
            </w:r>
          </w:p>
        </w:tc>
      </w:tr>
      <w:tr w:rsidR="003808DB" w:rsidRPr="003808DB">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1C4F5C" w:rsidRPr="003808DB" w:rsidRDefault="001104F5">
            <w:pPr>
              <w:pStyle w:val="TableEntry"/>
              <w:rPr>
                <w:rFonts w:ascii="Times New Roman" w:hAnsi="Times New Roman"/>
                <w:color w:val="000000" w:themeColor="text1"/>
                <w:sz w:val="24"/>
                <w:szCs w:val="24"/>
              </w:rPr>
            </w:pPr>
            <w:r w:rsidRPr="003808DB">
              <w:rPr>
                <w:rFonts w:ascii="Times New Roman" w:hAnsi="Times New Roman"/>
                <w:color w:val="000000" w:themeColor="text1"/>
                <w:sz w:val="24"/>
                <w:szCs w:val="24"/>
              </w:rPr>
              <w:t>Issue Date</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1C4F5C" w:rsidRPr="003808DB" w:rsidRDefault="00586A17">
            <w:pPr>
              <w:pStyle w:val="TableEntry"/>
              <w:rPr>
                <w:rFonts w:ascii="Times New Roman" w:hAnsi="Times New Roman"/>
                <w:color w:val="000000" w:themeColor="text1"/>
                <w:sz w:val="24"/>
                <w:szCs w:val="24"/>
              </w:rPr>
            </w:pPr>
            <w:r w:rsidRPr="003808DB">
              <w:rPr>
                <w:rFonts w:ascii="Times New Roman" w:hAnsi="Times New Roman"/>
                <w:color w:val="000000" w:themeColor="text1"/>
                <w:sz w:val="24"/>
                <w:szCs w:val="24"/>
              </w:rPr>
              <w:t>Oct</w:t>
            </w:r>
            <w:r w:rsidR="001104F5" w:rsidRPr="003808DB">
              <w:rPr>
                <w:rFonts w:ascii="Times New Roman" w:hAnsi="Times New Roman"/>
                <w:color w:val="000000" w:themeColor="text1"/>
                <w:sz w:val="24"/>
                <w:szCs w:val="24"/>
              </w:rPr>
              <w:t>. 20, 202</w:t>
            </w:r>
            <w:r w:rsidRPr="003808DB">
              <w:rPr>
                <w:rFonts w:ascii="Times New Roman" w:hAnsi="Times New Roman"/>
                <w:color w:val="000000" w:themeColor="text1"/>
                <w:sz w:val="24"/>
                <w:szCs w:val="24"/>
              </w:rPr>
              <w:t>5</w:t>
            </w:r>
          </w:p>
        </w:tc>
      </w:tr>
      <w:tr w:rsidR="003808DB" w:rsidRPr="003808DB">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1C4F5C" w:rsidRPr="003808DB" w:rsidRDefault="001104F5">
            <w:pPr>
              <w:pStyle w:val="TableEntry"/>
              <w:rPr>
                <w:rFonts w:ascii="Times New Roman" w:hAnsi="Times New Roman"/>
                <w:color w:val="000000" w:themeColor="text1"/>
                <w:sz w:val="24"/>
                <w:szCs w:val="24"/>
              </w:rPr>
            </w:pPr>
            <w:r w:rsidRPr="003808DB">
              <w:rPr>
                <w:rFonts w:ascii="Times New Roman" w:hAnsi="Times New Roman"/>
                <w:color w:val="000000" w:themeColor="text1"/>
                <w:sz w:val="24"/>
                <w:szCs w:val="24"/>
              </w:rPr>
              <w:t>Document Location</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1C4F5C" w:rsidRPr="003808DB" w:rsidRDefault="001C4F5C">
            <w:pPr>
              <w:pStyle w:val="TableEntry"/>
              <w:rPr>
                <w:rFonts w:ascii="Times New Roman" w:hAnsi="Times New Roman"/>
                <w:color w:val="000000" w:themeColor="text1"/>
                <w:sz w:val="24"/>
                <w:szCs w:val="24"/>
              </w:rPr>
            </w:pPr>
          </w:p>
        </w:tc>
      </w:tr>
      <w:tr w:rsidR="003808DB" w:rsidRPr="003808DB">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1C4F5C" w:rsidRPr="003808DB" w:rsidRDefault="001104F5">
            <w:pPr>
              <w:pStyle w:val="TableEntry"/>
              <w:rPr>
                <w:rFonts w:ascii="Times New Roman" w:hAnsi="Times New Roman"/>
                <w:color w:val="000000" w:themeColor="text1"/>
                <w:sz w:val="24"/>
                <w:szCs w:val="24"/>
              </w:rPr>
            </w:pPr>
            <w:r w:rsidRPr="003808DB">
              <w:rPr>
                <w:rFonts w:ascii="Times New Roman" w:hAnsi="Times New Roman"/>
                <w:color w:val="000000" w:themeColor="text1"/>
                <w:sz w:val="24"/>
                <w:szCs w:val="24"/>
              </w:rPr>
              <w:t>Distribution</w:t>
            </w:r>
          </w:p>
        </w:tc>
        <w:tc>
          <w:tcPr>
            <w:tcW w:w="612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1C4F5C" w:rsidRPr="003808DB" w:rsidRDefault="001104F5" w:rsidP="0069311B">
            <w:pPr>
              <w:pStyle w:val="TableEntry"/>
              <w:numPr>
                <w:ilvl w:val="0"/>
                <w:numId w:val="5"/>
              </w:numPr>
              <w:rPr>
                <w:rFonts w:ascii="Times New Roman" w:hAnsi="Times New Roman"/>
                <w:color w:val="000000" w:themeColor="text1"/>
                <w:sz w:val="24"/>
                <w:szCs w:val="24"/>
              </w:rPr>
            </w:pPr>
            <w:r w:rsidRPr="003808DB">
              <w:rPr>
                <w:rFonts w:ascii="Times New Roman" w:hAnsi="Times New Roman"/>
                <w:color w:val="000000" w:themeColor="text1"/>
                <w:sz w:val="24"/>
                <w:szCs w:val="24"/>
              </w:rPr>
              <w:t>Advisor</w:t>
            </w:r>
          </w:p>
          <w:p w:rsidR="001C4F5C" w:rsidRPr="003808DB" w:rsidRDefault="001104F5" w:rsidP="0069311B">
            <w:pPr>
              <w:pStyle w:val="TableEntry"/>
              <w:numPr>
                <w:ilvl w:val="0"/>
                <w:numId w:val="5"/>
              </w:numPr>
              <w:rPr>
                <w:rFonts w:ascii="Times New Roman" w:hAnsi="Times New Roman"/>
                <w:color w:val="000000" w:themeColor="text1"/>
                <w:sz w:val="24"/>
                <w:szCs w:val="24"/>
              </w:rPr>
            </w:pPr>
            <w:r w:rsidRPr="003808DB">
              <w:rPr>
                <w:rFonts w:ascii="Times New Roman" w:hAnsi="Times New Roman"/>
                <w:color w:val="000000" w:themeColor="text1"/>
                <w:sz w:val="24"/>
                <w:szCs w:val="24"/>
              </w:rPr>
              <w:t>PM</w:t>
            </w:r>
          </w:p>
          <w:p w:rsidR="001C4F5C" w:rsidRPr="003808DB" w:rsidRDefault="001104F5" w:rsidP="0069311B">
            <w:pPr>
              <w:pStyle w:val="TableEntry"/>
              <w:numPr>
                <w:ilvl w:val="0"/>
                <w:numId w:val="5"/>
              </w:numPr>
              <w:rPr>
                <w:rFonts w:ascii="Times New Roman" w:hAnsi="Times New Roman"/>
                <w:color w:val="000000" w:themeColor="text1"/>
                <w:sz w:val="24"/>
                <w:szCs w:val="24"/>
              </w:rPr>
            </w:pPr>
            <w:r w:rsidRPr="003808DB">
              <w:rPr>
                <w:rFonts w:ascii="Times New Roman" w:hAnsi="Times New Roman"/>
                <w:color w:val="000000" w:themeColor="text1"/>
                <w:sz w:val="24"/>
                <w:szCs w:val="24"/>
              </w:rPr>
              <w:t>Project Office</w:t>
            </w:r>
          </w:p>
        </w:tc>
      </w:tr>
    </w:tbl>
    <w:p w:rsidR="001C4F5C" w:rsidRDefault="001C4F5C">
      <w:pPr>
        <w:pStyle w:val="Heading1"/>
        <w:rPr>
          <w:rFonts w:ascii="Times New Roman" w:hAnsi="Times New Roman" w:cs="Times New Roman"/>
          <w:color w:val="000000" w:themeColor="text1"/>
        </w:rPr>
      </w:pPr>
    </w:p>
    <w:p w:rsidR="00A67A1D" w:rsidRDefault="00A67A1D" w:rsidP="00A67A1D"/>
    <w:p w:rsidR="00A67A1D" w:rsidRDefault="00A67A1D" w:rsidP="00A67A1D"/>
    <w:p w:rsidR="00A67A1D" w:rsidRDefault="00A67A1D" w:rsidP="00A67A1D"/>
    <w:p w:rsidR="00A67A1D" w:rsidRDefault="00A67A1D" w:rsidP="00A67A1D"/>
    <w:p w:rsidR="00A67A1D" w:rsidRDefault="00A67A1D" w:rsidP="00A67A1D"/>
    <w:p w:rsidR="00A67A1D" w:rsidRDefault="00A67A1D" w:rsidP="00A67A1D"/>
    <w:p w:rsidR="00A67A1D" w:rsidRDefault="00A67A1D" w:rsidP="00A67A1D"/>
    <w:p w:rsidR="00A67A1D" w:rsidRDefault="00A67A1D" w:rsidP="00A67A1D"/>
    <w:p w:rsidR="00A67A1D" w:rsidRDefault="00A67A1D" w:rsidP="00A67A1D"/>
    <w:p w:rsidR="00A67A1D" w:rsidRDefault="00A67A1D" w:rsidP="00A67A1D"/>
    <w:p w:rsidR="00A67A1D" w:rsidRDefault="00A67A1D" w:rsidP="00A67A1D"/>
    <w:p w:rsidR="00A67A1D" w:rsidRDefault="00A67A1D" w:rsidP="00A67A1D"/>
    <w:p w:rsidR="00A67A1D" w:rsidRDefault="00A67A1D" w:rsidP="00A67A1D"/>
    <w:p w:rsidR="00A67A1D" w:rsidRDefault="00A67A1D" w:rsidP="00A67A1D"/>
    <w:p w:rsidR="00A67A1D" w:rsidRDefault="00A67A1D" w:rsidP="00A67A1D"/>
    <w:p w:rsidR="00A67A1D" w:rsidRDefault="00A67A1D" w:rsidP="00A67A1D"/>
    <w:p w:rsidR="00A67A1D" w:rsidRDefault="00A67A1D" w:rsidP="00A67A1D"/>
    <w:p w:rsidR="00A67A1D" w:rsidRDefault="00A67A1D" w:rsidP="00A67A1D"/>
    <w:p w:rsidR="00A67A1D" w:rsidRDefault="00A67A1D" w:rsidP="00A67A1D"/>
    <w:p w:rsidR="00A67A1D" w:rsidRDefault="00A67A1D" w:rsidP="00A67A1D"/>
    <w:p w:rsidR="00A67A1D" w:rsidRDefault="00A67A1D" w:rsidP="00A67A1D"/>
    <w:p w:rsidR="00A67A1D" w:rsidRDefault="00A67A1D" w:rsidP="00A67A1D"/>
    <w:p w:rsidR="00A67A1D" w:rsidRDefault="00A67A1D" w:rsidP="00A67A1D"/>
    <w:p w:rsidR="00A67A1D" w:rsidRDefault="00A67A1D" w:rsidP="00A67A1D"/>
    <w:p w:rsidR="00A67A1D" w:rsidRPr="00A67A1D" w:rsidRDefault="00A67A1D" w:rsidP="00A67A1D"/>
    <w:p w:rsidR="001C4F5C" w:rsidRDefault="001104F5">
      <w:pPr>
        <w:spacing w:after="120"/>
        <w:ind w:left="389" w:hanging="389"/>
        <w:jc w:val="both"/>
        <w:rPr>
          <w:b/>
          <w:bCs/>
          <w:color w:val="000000" w:themeColor="text1"/>
          <w:sz w:val="32"/>
        </w:rPr>
      </w:pPr>
      <w:r w:rsidRPr="003808DB">
        <w:rPr>
          <w:b/>
          <w:bCs/>
          <w:color w:val="000000" w:themeColor="text1"/>
          <w:sz w:val="32"/>
        </w:rPr>
        <w:t>Definition of Terms, Acronyms and Abbreviations</w:t>
      </w:r>
      <w:bookmarkEnd w:id="5"/>
      <w:bookmarkEnd w:id="6"/>
    </w:p>
    <w:tbl>
      <w:tblPr>
        <w:tblW w:w="8370" w:type="dxa"/>
        <w:jc w:val="center"/>
        <w:tblLayout w:type="fixed"/>
        <w:tblLook w:val="0000" w:firstRow="0" w:lastRow="0" w:firstColumn="0" w:lastColumn="0" w:noHBand="0" w:noVBand="0"/>
      </w:tblPr>
      <w:tblGrid>
        <w:gridCol w:w="2340"/>
        <w:gridCol w:w="6030"/>
      </w:tblGrid>
      <w:tr w:rsidR="00B8497C" w:rsidTr="0047750C">
        <w:trPr>
          <w:cantSplit/>
          <w:tblHeader/>
          <w:jc w:val="center"/>
        </w:trPr>
        <w:tc>
          <w:tcPr>
            <w:tcW w:w="2340" w:type="dxa"/>
            <w:tcBorders>
              <w:top w:val="single" w:sz="8" w:space="0" w:color="C0C0C0"/>
              <w:left w:val="single" w:sz="8" w:space="0" w:color="C0C0C0"/>
              <w:bottom w:val="single" w:sz="8" w:space="0" w:color="C0C0C0"/>
              <w:right w:val="single" w:sz="8" w:space="0" w:color="C0C0C0"/>
            </w:tcBorders>
            <w:shd w:val="pct45" w:color="auto" w:fill="FFFFFF"/>
            <w:vAlign w:val="center"/>
          </w:tcPr>
          <w:p w:rsidR="00B8497C" w:rsidRPr="00A67A1D" w:rsidRDefault="00B8497C" w:rsidP="0047750C">
            <w:pPr>
              <w:pStyle w:val="TableHeading"/>
              <w:rPr>
                <w:rFonts w:ascii="Times New Roman" w:hAnsi="Times New Roman"/>
                <w:sz w:val="24"/>
                <w:szCs w:val="24"/>
              </w:rPr>
            </w:pPr>
            <w:r w:rsidRPr="00A67A1D">
              <w:rPr>
                <w:rFonts w:ascii="Times New Roman" w:hAnsi="Times New Roman"/>
                <w:sz w:val="24"/>
                <w:szCs w:val="24"/>
              </w:rPr>
              <w:t>Term</w:t>
            </w:r>
          </w:p>
        </w:tc>
        <w:tc>
          <w:tcPr>
            <w:tcW w:w="6030" w:type="dxa"/>
            <w:tcBorders>
              <w:top w:val="single" w:sz="8" w:space="0" w:color="C0C0C0"/>
              <w:left w:val="single" w:sz="8" w:space="0" w:color="C0C0C0"/>
              <w:bottom w:val="single" w:sz="8" w:space="0" w:color="C0C0C0"/>
              <w:right w:val="single" w:sz="8" w:space="0" w:color="C0C0C0"/>
            </w:tcBorders>
            <w:shd w:val="pct45" w:color="auto" w:fill="FFFFFF"/>
            <w:vAlign w:val="center"/>
          </w:tcPr>
          <w:p w:rsidR="00B8497C" w:rsidRPr="00A67A1D" w:rsidRDefault="00B8497C" w:rsidP="0047750C">
            <w:pPr>
              <w:pStyle w:val="TableHeading"/>
              <w:rPr>
                <w:rFonts w:ascii="Times New Roman" w:hAnsi="Times New Roman"/>
                <w:sz w:val="24"/>
                <w:szCs w:val="24"/>
              </w:rPr>
            </w:pPr>
            <w:r w:rsidRPr="00A67A1D">
              <w:rPr>
                <w:rFonts w:ascii="Times New Roman" w:hAnsi="Times New Roman"/>
                <w:sz w:val="24"/>
                <w:szCs w:val="24"/>
              </w:rPr>
              <w:t>Description</w:t>
            </w:r>
          </w:p>
        </w:tc>
      </w:tr>
      <w:tr w:rsidR="00B8497C" w:rsidTr="0047750C">
        <w:trPr>
          <w:cantSplit/>
          <w:jc w:val="center"/>
        </w:trPr>
        <w:tc>
          <w:tcPr>
            <w:tcW w:w="2340" w:type="dxa"/>
            <w:tcBorders>
              <w:left w:val="single" w:sz="8" w:space="0" w:color="C0C0C0"/>
              <w:bottom w:val="single" w:sz="8" w:space="0" w:color="C0C0C0"/>
              <w:right w:val="single" w:sz="8" w:space="0" w:color="C0C0C0"/>
            </w:tcBorders>
            <w:shd w:val="pct5" w:color="auto" w:fill="FFFFFF"/>
            <w:vAlign w:val="center"/>
          </w:tcPr>
          <w:p w:rsidR="00B8497C" w:rsidRPr="00A67A1D" w:rsidRDefault="00B8497C" w:rsidP="0047750C">
            <w:pPr>
              <w:pStyle w:val="TableEntry"/>
              <w:rPr>
                <w:rFonts w:ascii="Times New Roman" w:hAnsi="Times New Roman"/>
                <w:sz w:val="24"/>
                <w:szCs w:val="24"/>
              </w:rPr>
            </w:pPr>
            <w:r w:rsidRPr="00A67A1D">
              <w:rPr>
                <w:rFonts w:ascii="Times New Roman" w:hAnsi="Times New Roman"/>
                <w:sz w:val="24"/>
                <w:szCs w:val="24"/>
              </w:rPr>
              <w:t>RS</w:t>
            </w:r>
          </w:p>
        </w:tc>
        <w:tc>
          <w:tcPr>
            <w:tcW w:w="6030" w:type="dxa"/>
            <w:tcBorders>
              <w:left w:val="single" w:sz="8" w:space="0" w:color="C0C0C0"/>
              <w:bottom w:val="single" w:sz="8" w:space="0" w:color="C0C0C0"/>
              <w:right w:val="single" w:sz="8" w:space="0" w:color="C0C0C0"/>
            </w:tcBorders>
            <w:shd w:val="pct5" w:color="auto" w:fill="FFFFFF"/>
            <w:vAlign w:val="center"/>
          </w:tcPr>
          <w:p w:rsidR="00B8497C" w:rsidRPr="00A67A1D" w:rsidRDefault="00A9695B" w:rsidP="0047750C">
            <w:pPr>
              <w:pStyle w:val="TableEntry"/>
              <w:rPr>
                <w:rFonts w:ascii="Times New Roman" w:hAnsi="Times New Roman"/>
                <w:sz w:val="24"/>
                <w:szCs w:val="24"/>
              </w:rPr>
            </w:pPr>
            <w:r>
              <w:rPr>
                <w:rFonts w:ascii="Times New Roman" w:hAnsi="Times New Roman"/>
                <w:sz w:val="24"/>
                <w:szCs w:val="24"/>
              </w:rPr>
              <w:t>Requirements Specifications -</w:t>
            </w:r>
            <w:r w:rsidR="00B8497C" w:rsidRPr="00A67A1D">
              <w:rPr>
                <w:rFonts w:ascii="Times New Roman" w:hAnsi="Times New Roman"/>
                <w:sz w:val="24"/>
                <w:szCs w:val="24"/>
              </w:rPr>
              <w:t xml:space="preserve"> outlining the functional and non-functional needs of the website.</w:t>
            </w:r>
          </w:p>
        </w:tc>
      </w:tr>
      <w:tr w:rsidR="00B8497C" w:rsidTr="0047750C">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B8497C" w:rsidRPr="00A67A1D" w:rsidRDefault="00B8497C" w:rsidP="0047750C">
            <w:pPr>
              <w:pStyle w:val="TableEntry"/>
              <w:rPr>
                <w:rFonts w:ascii="Times New Roman" w:hAnsi="Times New Roman"/>
                <w:sz w:val="24"/>
                <w:szCs w:val="24"/>
              </w:rPr>
            </w:pPr>
            <w:r w:rsidRPr="00A67A1D">
              <w:rPr>
                <w:rFonts w:ascii="Times New Roman" w:hAnsi="Times New Roman"/>
                <w:sz w:val="24"/>
                <w:szCs w:val="24"/>
              </w:rPr>
              <w:t>HTML</w:t>
            </w:r>
          </w:p>
        </w:tc>
        <w:tc>
          <w:tcPr>
            <w:tcW w:w="603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B8497C" w:rsidRPr="00A67A1D" w:rsidRDefault="00A9695B" w:rsidP="0047750C">
            <w:pPr>
              <w:pStyle w:val="TableEntry"/>
              <w:rPr>
                <w:rFonts w:ascii="Times New Roman" w:hAnsi="Times New Roman"/>
                <w:sz w:val="24"/>
                <w:szCs w:val="24"/>
              </w:rPr>
            </w:pPr>
            <w:r>
              <w:rPr>
                <w:rFonts w:ascii="Times New Roman" w:hAnsi="Times New Roman"/>
                <w:sz w:val="24"/>
                <w:szCs w:val="24"/>
              </w:rPr>
              <w:t>Hyper Text Markup Language -</w:t>
            </w:r>
            <w:r w:rsidR="00B8497C" w:rsidRPr="00A67A1D">
              <w:rPr>
                <w:rFonts w:ascii="Times New Roman" w:hAnsi="Times New Roman"/>
                <w:sz w:val="24"/>
                <w:szCs w:val="24"/>
              </w:rPr>
              <w:t xml:space="preserve"> the standard language for building web pages.</w:t>
            </w:r>
          </w:p>
        </w:tc>
      </w:tr>
      <w:tr w:rsidR="00B8497C" w:rsidTr="0047750C">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B8497C" w:rsidRPr="00A67A1D" w:rsidRDefault="00B8497C" w:rsidP="0047750C">
            <w:pPr>
              <w:pStyle w:val="TableEntry"/>
              <w:rPr>
                <w:rFonts w:ascii="Times New Roman" w:hAnsi="Times New Roman"/>
                <w:sz w:val="24"/>
                <w:szCs w:val="24"/>
              </w:rPr>
            </w:pPr>
            <w:r w:rsidRPr="00A67A1D">
              <w:rPr>
                <w:rFonts w:ascii="Times New Roman" w:hAnsi="Times New Roman"/>
                <w:sz w:val="24"/>
                <w:szCs w:val="24"/>
              </w:rPr>
              <w:t>CSS</w:t>
            </w:r>
          </w:p>
        </w:tc>
        <w:tc>
          <w:tcPr>
            <w:tcW w:w="603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B8497C" w:rsidRPr="00A67A1D" w:rsidRDefault="00A9695B" w:rsidP="0047750C">
            <w:pPr>
              <w:pStyle w:val="TableEntry"/>
              <w:rPr>
                <w:rFonts w:ascii="Times New Roman" w:hAnsi="Times New Roman"/>
                <w:sz w:val="24"/>
                <w:szCs w:val="24"/>
              </w:rPr>
            </w:pPr>
            <w:r>
              <w:rPr>
                <w:rFonts w:ascii="Times New Roman" w:hAnsi="Times New Roman"/>
                <w:sz w:val="24"/>
                <w:szCs w:val="24"/>
              </w:rPr>
              <w:t>Cascading Style Sheets -</w:t>
            </w:r>
            <w:r w:rsidR="00B8497C" w:rsidRPr="00A67A1D">
              <w:rPr>
                <w:rFonts w:ascii="Times New Roman" w:hAnsi="Times New Roman"/>
                <w:sz w:val="24"/>
                <w:szCs w:val="24"/>
              </w:rPr>
              <w:t xml:space="preserve"> used for styling the website.</w:t>
            </w:r>
          </w:p>
        </w:tc>
      </w:tr>
      <w:tr w:rsidR="00B8497C" w:rsidTr="0047750C">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B8497C" w:rsidRPr="00A67A1D" w:rsidRDefault="00B8497C" w:rsidP="0047750C">
            <w:pPr>
              <w:pStyle w:val="TableEntry"/>
              <w:rPr>
                <w:rFonts w:ascii="Times New Roman" w:hAnsi="Times New Roman"/>
                <w:sz w:val="24"/>
                <w:szCs w:val="24"/>
              </w:rPr>
            </w:pPr>
            <w:r w:rsidRPr="00A67A1D">
              <w:rPr>
                <w:rFonts w:ascii="Times New Roman" w:hAnsi="Times New Roman"/>
                <w:sz w:val="24"/>
                <w:szCs w:val="24"/>
              </w:rPr>
              <w:t>JS</w:t>
            </w:r>
          </w:p>
        </w:tc>
        <w:tc>
          <w:tcPr>
            <w:tcW w:w="603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B8497C" w:rsidRPr="00A67A1D" w:rsidRDefault="00B8497C" w:rsidP="0047750C">
            <w:pPr>
              <w:pStyle w:val="TableEntry"/>
              <w:rPr>
                <w:rFonts w:ascii="Times New Roman" w:hAnsi="Times New Roman"/>
                <w:sz w:val="24"/>
                <w:szCs w:val="24"/>
              </w:rPr>
            </w:pPr>
            <w:r w:rsidRPr="00A67A1D">
              <w:rPr>
                <w:rFonts w:ascii="Times New Roman" w:hAnsi="Times New Roman"/>
                <w:sz w:val="24"/>
                <w:szCs w:val="24"/>
              </w:rPr>
              <w:t>JavaScript, scripting language to make the website interactive.</w:t>
            </w:r>
          </w:p>
        </w:tc>
      </w:tr>
      <w:tr w:rsidR="00B8497C" w:rsidTr="0047750C">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B8497C" w:rsidRPr="00A67A1D" w:rsidRDefault="00B8497C" w:rsidP="0047750C">
            <w:pPr>
              <w:pStyle w:val="TableEntry"/>
              <w:rPr>
                <w:rFonts w:ascii="Times New Roman" w:hAnsi="Times New Roman"/>
                <w:sz w:val="24"/>
                <w:szCs w:val="24"/>
              </w:rPr>
            </w:pPr>
            <w:r w:rsidRPr="00A67A1D">
              <w:rPr>
                <w:rFonts w:ascii="Times New Roman" w:hAnsi="Times New Roman"/>
                <w:sz w:val="24"/>
                <w:szCs w:val="24"/>
              </w:rPr>
              <w:t>HTTPS</w:t>
            </w:r>
          </w:p>
        </w:tc>
        <w:tc>
          <w:tcPr>
            <w:tcW w:w="6030" w:type="dxa"/>
            <w:tcBorders>
              <w:top w:val="single" w:sz="8" w:space="0" w:color="C0C0C0"/>
              <w:left w:val="single" w:sz="8" w:space="0" w:color="C0C0C0"/>
              <w:bottom w:val="single" w:sz="8" w:space="0" w:color="C0C0C0"/>
              <w:right w:val="single" w:sz="8" w:space="0" w:color="C0C0C0"/>
            </w:tcBorders>
            <w:shd w:val="pct5" w:color="auto" w:fill="FFFFFF"/>
          </w:tcPr>
          <w:p w:rsidR="00B8497C" w:rsidRPr="00A67A1D" w:rsidRDefault="00B8497C" w:rsidP="0047750C">
            <w:pPr>
              <w:rPr>
                <w:color w:val="000000" w:themeColor="text1"/>
              </w:rPr>
            </w:pPr>
            <w:r w:rsidRPr="00A67A1D">
              <w:rPr>
                <w:color w:val="000000" w:themeColor="text1"/>
              </w:rPr>
              <w:t>Hyper</w:t>
            </w:r>
            <w:r w:rsidR="00A9695B">
              <w:rPr>
                <w:color w:val="000000" w:themeColor="text1"/>
              </w:rPr>
              <w:t xml:space="preserve"> Text Transfer Protocol Secure - </w:t>
            </w:r>
            <w:r w:rsidRPr="00A67A1D">
              <w:rPr>
                <w:color w:val="000000" w:themeColor="text1"/>
              </w:rPr>
              <w:t>ensures secure data communication over the internet using encryption.</w:t>
            </w:r>
          </w:p>
        </w:tc>
      </w:tr>
      <w:tr w:rsidR="00B8497C" w:rsidTr="0047750C">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B8497C" w:rsidRPr="00A67A1D" w:rsidRDefault="00B8497C" w:rsidP="0047750C">
            <w:pPr>
              <w:pStyle w:val="TableEntry"/>
              <w:rPr>
                <w:rFonts w:ascii="Times New Roman" w:hAnsi="Times New Roman"/>
                <w:sz w:val="24"/>
                <w:szCs w:val="24"/>
              </w:rPr>
            </w:pPr>
            <w:r w:rsidRPr="00A67A1D">
              <w:rPr>
                <w:rFonts w:ascii="Times New Roman" w:hAnsi="Times New Roman"/>
                <w:sz w:val="24"/>
                <w:szCs w:val="24"/>
              </w:rPr>
              <w:t>AI</w:t>
            </w:r>
          </w:p>
        </w:tc>
        <w:tc>
          <w:tcPr>
            <w:tcW w:w="6030" w:type="dxa"/>
            <w:tcBorders>
              <w:top w:val="single" w:sz="8" w:space="0" w:color="C0C0C0"/>
              <w:left w:val="single" w:sz="8" w:space="0" w:color="C0C0C0"/>
              <w:bottom w:val="single" w:sz="8" w:space="0" w:color="C0C0C0"/>
              <w:right w:val="single" w:sz="8" w:space="0" w:color="C0C0C0"/>
            </w:tcBorders>
            <w:shd w:val="pct5" w:color="auto" w:fill="FFFFFF"/>
          </w:tcPr>
          <w:p w:rsidR="00B8497C" w:rsidRPr="00A67A1D" w:rsidRDefault="00B8497C" w:rsidP="0047750C">
            <w:pPr>
              <w:rPr>
                <w:color w:val="000000" w:themeColor="text1"/>
              </w:rPr>
            </w:pPr>
            <w:r w:rsidRPr="00A67A1D">
              <w:rPr>
                <w:color w:val="000000" w:themeColor="text1"/>
              </w:rPr>
              <w:t xml:space="preserve">Artificial </w:t>
            </w:r>
            <w:r w:rsidR="00A9695B">
              <w:rPr>
                <w:color w:val="000000" w:themeColor="text1"/>
              </w:rPr>
              <w:t>Intelligence -</w:t>
            </w:r>
            <w:r w:rsidRPr="00A67A1D">
              <w:rPr>
                <w:color w:val="000000" w:themeColor="text1"/>
              </w:rPr>
              <w:t xml:space="preserve"> the technology used to enable machines to mimic human decision-making and learning processes.</w:t>
            </w:r>
          </w:p>
        </w:tc>
      </w:tr>
      <w:tr w:rsidR="00B8497C" w:rsidTr="0047750C">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B8497C" w:rsidRPr="00A67A1D" w:rsidRDefault="00B8497C" w:rsidP="0047750C">
            <w:pPr>
              <w:pStyle w:val="TableEntry"/>
              <w:rPr>
                <w:rFonts w:ascii="Times New Roman" w:hAnsi="Times New Roman"/>
                <w:sz w:val="24"/>
                <w:szCs w:val="24"/>
              </w:rPr>
            </w:pPr>
            <w:r w:rsidRPr="00A67A1D">
              <w:rPr>
                <w:rFonts w:ascii="Times New Roman" w:hAnsi="Times New Roman"/>
                <w:sz w:val="24"/>
                <w:szCs w:val="24"/>
              </w:rPr>
              <w:t>GDPR</w:t>
            </w:r>
          </w:p>
        </w:tc>
        <w:tc>
          <w:tcPr>
            <w:tcW w:w="603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B8497C" w:rsidRPr="00A67A1D" w:rsidRDefault="00B8497C" w:rsidP="0047750C">
            <w:pPr>
              <w:pStyle w:val="TableEntry"/>
              <w:rPr>
                <w:rFonts w:ascii="Times New Roman" w:hAnsi="Times New Roman"/>
                <w:sz w:val="24"/>
                <w:szCs w:val="24"/>
              </w:rPr>
            </w:pPr>
            <w:r w:rsidRPr="00A67A1D">
              <w:rPr>
                <w:rFonts w:ascii="Times New Roman" w:hAnsi="Times New Roman"/>
                <w:sz w:val="24"/>
                <w:szCs w:val="24"/>
              </w:rPr>
              <w:t>Gene</w:t>
            </w:r>
            <w:r w:rsidR="00A9695B">
              <w:rPr>
                <w:rFonts w:ascii="Times New Roman" w:hAnsi="Times New Roman"/>
                <w:sz w:val="24"/>
                <w:szCs w:val="24"/>
              </w:rPr>
              <w:t>ral Data Protection Regulation -</w:t>
            </w:r>
            <w:r w:rsidRPr="00A67A1D">
              <w:rPr>
                <w:rFonts w:ascii="Times New Roman" w:hAnsi="Times New Roman"/>
                <w:sz w:val="24"/>
                <w:szCs w:val="24"/>
              </w:rPr>
              <w:t xml:space="preserve"> a data privacy regulation ensuring user consent and secure handling of personal data.</w:t>
            </w:r>
          </w:p>
        </w:tc>
      </w:tr>
      <w:tr w:rsidR="00B8497C" w:rsidTr="0047750C">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B8497C" w:rsidRPr="00A67A1D" w:rsidRDefault="00B8497C" w:rsidP="0047750C">
            <w:pPr>
              <w:pStyle w:val="TableEntry"/>
              <w:rPr>
                <w:rFonts w:ascii="Times New Roman" w:hAnsi="Times New Roman"/>
                <w:sz w:val="24"/>
                <w:szCs w:val="24"/>
              </w:rPr>
            </w:pPr>
            <w:r w:rsidRPr="00A67A1D">
              <w:rPr>
                <w:rFonts w:ascii="Times New Roman" w:hAnsi="Times New Roman"/>
                <w:sz w:val="24"/>
                <w:szCs w:val="24"/>
              </w:rPr>
              <w:t>GPU</w:t>
            </w:r>
          </w:p>
          <w:p w:rsidR="00B8497C" w:rsidRPr="00A67A1D" w:rsidRDefault="00B8497C" w:rsidP="0047750C">
            <w:pPr>
              <w:pStyle w:val="TableEntry"/>
              <w:rPr>
                <w:rFonts w:ascii="Times New Roman" w:hAnsi="Times New Roman"/>
                <w:sz w:val="24"/>
                <w:szCs w:val="24"/>
              </w:rPr>
            </w:pPr>
          </w:p>
        </w:tc>
        <w:tc>
          <w:tcPr>
            <w:tcW w:w="6030" w:type="dxa"/>
            <w:tcBorders>
              <w:top w:val="single" w:sz="8" w:space="0" w:color="C0C0C0"/>
              <w:left w:val="single" w:sz="8" w:space="0" w:color="C0C0C0"/>
              <w:bottom w:val="single" w:sz="8" w:space="0" w:color="C0C0C0"/>
              <w:right w:val="single" w:sz="8" w:space="0" w:color="C0C0C0"/>
            </w:tcBorders>
            <w:shd w:val="pct5" w:color="auto" w:fill="FFFFFF"/>
          </w:tcPr>
          <w:p w:rsidR="00B8497C" w:rsidRPr="00A67A1D" w:rsidRDefault="00B8497C" w:rsidP="00B8497C">
            <w:pPr>
              <w:rPr>
                <w:color w:val="000000" w:themeColor="text1"/>
              </w:rPr>
            </w:pPr>
            <w:r w:rsidRPr="00A67A1D">
              <w:rPr>
                <w:color w:val="000000" w:themeColor="text1"/>
              </w:rPr>
              <w:t xml:space="preserve">Graphics </w:t>
            </w:r>
            <w:r w:rsidR="00A9695B">
              <w:rPr>
                <w:color w:val="000000" w:themeColor="text1"/>
              </w:rPr>
              <w:t>Processing Unit -</w:t>
            </w:r>
            <w:r w:rsidRPr="00A67A1D">
              <w:rPr>
                <w:color w:val="000000" w:themeColor="text1"/>
              </w:rPr>
              <w:t xml:space="preserve"> specialized hardware used to accelerate AI model processing and image analysis.</w:t>
            </w:r>
          </w:p>
        </w:tc>
      </w:tr>
      <w:tr w:rsidR="00B8497C" w:rsidTr="0047750C">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B8497C" w:rsidRPr="00A67A1D" w:rsidRDefault="00B8497C" w:rsidP="0047750C">
            <w:pPr>
              <w:pStyle w:val="TableEntry"/>
              <w:rPr>
                <w:rFonts w:ascii="Times New Roman" w:hAnsi="Times New Roman"/>
                <w:sz w:val="24"/>
                <w:szCs w:val="24"/>
              </w:rPr>
            </w:pPr>
            <w:r w:rsidRPr="00A67A1D">
              <w:rPr>
                <w:rFonts w:ascii="Times New Roman" w:hAnsi="Times New Roman"/>
                <w:sz w:val="24"/>
                <w:szCs w:val="24"/>
              </w:rPr>
              <w:t>ML</w:t>
            </w:r>
          </w:p>
        </w:tc>
        <w:tc>
          <w:tcPr>
            <w:tcW w:w="6030" w:type="dxa"/>
            <w:tcBorders>
              <w:top w:val="single" w:sz="8" w:space="0" w:color="C0C0C0"/>
              <w:left w:val="single" w:sz="8" w:space="0" w:color="C0C0C0"/>
              <w:bottom w:val="single" w:sz="8" w:space="0" w:color="C0C0C0"/>
              <w:right w:val="single" w:sz="8" w:space="0" w:color="C0C0C0"/>
            </w:tcBorders>
            <w:shd w:val="pct5" w:color="auto" w:fill="FFFFFF"/>
          </w:tcPr>
          <w:p w:rsidR="00B8497C" w:rsidRPr="00A67A1D" w:rsidRDefault="00A9695B" w:rsidP="0047750C">
            <w:pPr>
              <w:rPr>
                <w:color w:val="000000" w:themeColor="text1"/>
              </w:rPr>
            </w:pPr>
            <w:r>
              <w:rPr>
                <w:color w:val="000000" w:themeColor="text1"/>
              </w:rPr>
              <w:t>Machine Learning -</w:t>
            </w:r>
            <w:r w:rsidR="00B8497C" w:rsidRPr="00A67A1D">
              <w:rPr>
                <w:color w:val="000000" w:themeColor="text1"/>
              </w:rPr>
              <w:t xml:space="preserve"> a subset of AI that allows systems to learn patterns from data and improve performance without explicit programming.</w:t>
            </w:r>
          </w:p>
        </w:tc>
      </w:tr>
      <w:tr w:rsidR="00B8497C" w:rsidTr="0047750C">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B8497C" w:rsidRPr="00A67A1D" w:rsidRDefault="00B8497C" w:rsidP="0047750C">
            <w:pPr>
              <w:pStyle w:val="TableEntry"/>
              <w:rPr>
                <w:rFonts w:ascii="Times New Roman" w:hAnsi="Times New Roman"/>
                <w:sz w:val="24"/>
                <w:szCs w:val="24"/>
              </w:rPr>
            </w:pPr>
            <w:r w:rsidRPr="00A67A1D">
              <w:rPr>
                <w:rFonts w:ascii="Times New Roman" w:hAnsi="Times New Roman"/>
                <w:sz w:val="24"/>
                <w:szCs w:val="24"/>
              </w:rPr>
              <w:t>SSL</w:t>
            </w:r>
          </w:p>
        </w:tc>
        <w:tc>
          <w:tcPr>
            <w:tcW w:w="603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B8497C" w:rsidRPr="00A67A1D" w:rsidRDefault="00B8497C" w:rsidP="0047750C">
            <w:pPr>
              <w:pStyle w:val="TableEntry"/>
              <w:rPr>
                <w:rFonts w:ascii="Times New Roman" w:hAnsi="Times New Roman"/>
                <w:sz w:val="24"/>
                <w:szCs w:val="24"/>
              </w:rPr>
            </w:pPr>
            <w:r w:rsidRPr="00A67A1D">
              <w:rPr>
                <w:rFonts w:ascii="Times New Roman" w:hAnsi="Times New Roman"/>
                <w:sz w:val="24"/>
                <w:szCs w:val="24"/>
              </w:rPr>
              <w:t>Secure Sockets Layer.</w:t>
            </w:r>
          </w:p>
        </w:tc>
      </w:tr>
      <w:tr w:rsidR="00B8497C" w:rsidTr="0047750C">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B8497C" w:rsidRPr="00A67A1D" w:rsidRDefault="00B8497C" w:rsidP="0047750C">
            <w:pPr>
              <w:pStyle w:val="TableEntry"/>
              <w:rPr>
                <w:rFonts w:ascii="Times New Roman" w:hAnsi="Times New Roman"/>
                <w:sz w:val="24"/>
                <w:szCs w:val="24"/>
              </w:rPr>
            </w:pPr>
            <w:r w:rsidRPr="00A67A1D">
              <w:rPr>
                <w:rFonts w:ascii="Times New Roman" w:hAnsi="Times New Roman"/>
                <w:sz w:val="24"/>
                <w:szCs w:val="24"/>
              </w:rPr>
              <w:t>DBMS</w:t>
            </w:r>
          </w:p>
        </w:tc>
        <w:tc>
          <w:tcPr>
            <w:tcW w:w="603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B8497C" w:rsidRPr="00A67A1D" w:rsidRDefault="00B8497C" w:rsidP="0047750C">
            <w:pPr>
              <w:pStyle w:val="TableEntry"/>
              <w:rPr>
                <w:rFonts w:ascii="Times New Roman" w:hAnsi="Times New Roman"/>
                <w:sz w:val="24"/>
                <w:szCs w:val="24"/>
              </w:rPr>
            </w:pPr>
            <w:r w:rsidRPr="00A67A1D">
              <w:rPr>
                <w:rFonts w:ascii="Times New Roman" w:hAnsi="Times New Roman"/>
                <w:color w:val="000000" w:themeColor="text1"/>
                <w:sz w:val="24"/>
                <w:szCs w:val="24"/>
              </w:rPr>
              <w:t>Database Management System — software used to manage and store user data and logs.</w:t>
            </w:r>
          </w:p>
        </w:tc>
      </w:tr>
      <w:tr w:rsidR="00B8497C" w:rsidTr="0047750C">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B8497C" w:rsidRPr="00A67A1D" w:rsidRDefault="00B8497C" w:rsidP="0047750C">
            <w:pPr>
              <w:pStyle w:val="TableEntry"/>
              <w:rPr>
                <w:rFonts w:ascii="Times New Roman" w:hAnsi="Times New Roman"/>
                <w:sz w:val="24"/>
                <w:szCs w:val="24"/>
              </w:rPr>
            </w:pPr>
            <w:r w:rsidRPr="00A67A1D">
              <w:rPr>
                <w:rFonts w:ascii="Times New Roman" w:hAnsi="Times New Roman"/>
                <w:sz w:val="24"/>
                <w:szCs w:val="24"/>
              </w:rPr>
              <w:t>CNN</w:t>
            </w:r>
          </w:p>
        </w:tc>
        <w:tc>
          <w:tcPr>
            <w:tcW w:w="603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B8497C" w:rsidRPr="00A67A1D" w:rsidRDefault="00A9695B" w:rsidP="0047750C">
            <w:pPr>
              <w:pStyle w:val="TableEntry"/>
              <w:rPr>
                <w:rFonts w:ascii="Times New Roman" w:hAnsi="Times New Roman"/>
                <w:sz w:val="24"/>
                <w:szCs w:val="24"/>
              </w:rPr>
            </w:pPr>
            <w:r>
              <w:rPr>
                <w:rFonts w:ascii="Times New Roman" w:hAnsi="Times New Roman"/>
                <w:sz w:val="24"/>
                <w:szCs w:val="24"/>
              </w:rPr>
              <w:t>Convolutional Neural Network -</w:t>
            </w:r>
            <w:r w:rsidR="00B8497C" w:rsidRPr="00A67A1D">
              <w:rPr>
                <w:rFonts w:ascii="Times New Roman" w:hAnsi="Times New Roman"/>
                <w:sz w:val="24"/>
                <w:szCs w:val="24"/>
              </w:rPr>
              <w:t xml:space="preserve"> a type of deep learning model used for image recognition and analysis, especially in skin feature detection.</w:t>
            </w:r>
          </w:p>
        </w:tc>
      </w:tr>
      <w:tr w:rsidR="00B8497C" w:rsidTr="0047750C">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B8497C" w:rsidRPr="00A67A1D" w:rsidRDefault="00B8497C" w:rsidP="0047750C">
            <w:pPr>
              <w:pStyle w:val="TableEntry"/>
              <w:rPr>
                <w:rFonts w:ascii="Times New Roman" w:hAnsi="Times New Roman"/>
                <w:sz w:val="24"/>
                <w:szCs w:val="24"/>
              </w:rPr>
            </w:pPr>
            <w:r w:rsidRPr="00A67A1D">
              <w:rPr>
                <w:rFonts w:ascii="Times New Roman" w:hAnsi="Times New Roman"/>
                <w:sz w:val="24"/>
                <w:szCs w:val="24"/>
              </w:rPr>
              <w:t>UI</w:t>
            </w:r>
          </w:p>
        </w:tc>
        <w:tc>
          <w:tcPr>
            <w:tcW w:w="603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B8497C" w:rsidRPr="00A67A1D" w:rsidRDefault="00B8497C" w:rsidP="0047750C">
            <w:pPr>
              <w:pStyle w:val="TableEntry"/>
              <w:rPr>
                <w:rFonts w:ascii="Times New Roman" w:hAnsi="Times New Roman"/>
                <w:sz w:val="24"/>
                <w:szCs w:val="24"/>
              </w:rPr>
            </w:pPr>
            <w:r w:rsidRPr="00A67A1D">
              <w:rPr>
                <w:rFonts w:ascii="Times New Roman" w:hAnsi="Times New Roman"/>
                <w:sz w:val="24"/>
                <w:szCs w:val="24"/>
              </w:rPr>
              <w:t xml:space="preserve">User </w:t>
            </w:r>
            <w:r w:rsidR="00A9695B">
              <w:rPr>
                <w:rFonts w:ascii="Times New Roman" w:hAnsi="Times New Roman"/>
                <w:sz w:val="24"/>
                <w:szCs w:val="24"/>
              </w:rPr>
              <w:t>Interface -</w:t>
            </w:r>
            <w:r w:rsidRPr="00A67A1D">
              <w:rPr>
                <w:rFonts w:ascii="Times New Roman" w:hAnsi="Times New Roman"/>
                <w:sz w:val="24"/>
                <w:szCs w:val="24"/>
              </w:rPr>
              <w:t xml:space="preserve"> the visual elements through which users interact with the website.</w:t>
            </w:r>
          </w:p>
        </w:tc>
      </w:tr>
      <w:tr w:rsidR="00B8497C" w:rsidTr="0047750C">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B8497C" w:rsidRPr="00A67A1D" w:rsidRDefault="00B8497C" w:rsidP="0047750C">
            <w:pPr>
              <w:pStyle w:val="TableEntry"/>
              <w:rPr>
                <w:rFonts w:ascii="Times New Roman" w:hAnsi="Times New Roman"/>
                <w:sz w:val="24"/>
                <w:szCs w:val="24"/>
              </w:rPr>
            </w:pPr>
            <w:r w:rsidRPr="00A67A1D">
              <w:rPr>
                <w:rFonts w:ascii="Times New Roman" w:hAnsi="Times New Roman"/>
                <w:sz w:val="24"/>
                <w:szCs w:val="24"/>
              </w:rPr>
              <w:t>UX</w:t>
            </w:r>
          </w:p>
        </w:tc>
        <w:tc>
          <w:tcPr>
            <w:tcW w:w="6030" w:type="dxa"/>
            <w:tcBorders>
              <w:top w:val="single" w:sz="8" w:space="0" w:color="C0C0C0"/>
              <w:left w:val="single" w:sz="8" w:space="0" w:color="C0C0C0"/>
              <w:bottom w:val="single" w:sz="8" w:space="0" w:color="C0C0C0"/>
              <w:right w:val="single" w:sz="8" w:space="0" w:color="C0C0C0"/>
            </w:tcBorders>
            <w:shd w:val="pct5" w:color="auto" w:fill="FFFFFF"/>
          </w:tcPr>
          <w:p w:rsidR="00B8497C" w:rsidRPr="00A67A1D" w:rsidRDefault="00A9695B" w:rsidP="0047750C">
            <w:pPr>
              <w:rPr>
                <w:color w:val="000000" w:themeColor="text1"/>
              </w:rPr>
            </w:pPr>
            <w:r>
              <w:rPr>
                <w:color w:val="000000" w:themeColor="text1"/>
              </w:rPr>
              <w:t>User Experience -</w:t>
            </w:r>
            <w:r w:rsidR="00B8497C" w:rsidRPr="00A67A1D">
              <w:rPr>
                <w:color w:val="000000" w:themeColor="text1"/>
              </w:rPr>
              <w:t xml:space="preserve"> the overall experience and satisfaction a user has when interacting with the website.</w:t>
            </w:r>
          </w:p>
        </w:tc>
      </w:tr>
      <w:tr w:rsidR="00B8497C" w:rsidTr="0047750C">
        <w:trPr>
          <w:cantSplit/>
          <w:jc w:val="center"/>
        </w:trPr>
        <w:tc>
          <w:tcPr>
            <w:tcW w:w="234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B8497C" w:rsidRPr="00A67A1D" w:rsidRDefault="00B8497C" w:rsidP="0047750C">
            <w:pPr>
              <w:pStyle w:val="TableEntry"/>
              <w:rPr>
                <w:rFonts w:ascii="Times New Roman" w:hAnsi="Times New Roman"/>
                <w:sz w:val="24"/>
                <w:szCs w:val="24"/>
              </w:rPr>
            </w:pPr>
            <w:r w:rsidRPr="00A67A1D">
              <w:rPr>
                <w:rFonts w:ascii="Times New Roman" w:hAnsi="Times New Roman"/>
                <w:sz w:val="24"/>
                <w:szCs w:val="24"/>
              </w:rPr>
              <w:t>API</w:t>
            </w:r>
          </w:p>
        </w:tc>
        <w:tc>
          <w:tcPr>
            <w:tcW w:w="6030" w:type="dxa"/>
            <w:tcBorders>
              <w:top w:val="single" w:sz="8" w:space="0" w:color="C0C0C0"/>
              <w:left w:val="single" w:sz="8" w:space="0" w:color="C0C0C0"/>
              <w:bottom w:val="single" w:sz="8" w:space="0" w:color="C0C0C0"/>
              <w:right w:val="single" w:sz="8" w:space="0" w:color="C0C0C0"/>
            </w:tcBorders>
            <w:shd w:val="pct5" w:color="auto" w:fill="FFFFFF"/>
            <w:vAlign w:val="center"/>
          </w:tcPr>
          <w:p w:rsidR="00B8497C" w:rsidRPr="00A67A1D" w:rsidRDefault="00B8497C" w:rsidP="0047750C">
            <w:pPr>
              <w:pStyle w:val="TableEntry"/>
              <w:rPr>
                <w:rFonts w:ascii="Times New Roman" w:hAnsi="Times New Roman"/>
                <w:sz w:val="24"/>
                <w:szCs w:val="24"/>
              </w:rPr>
            </w:pPr>
            <w:r w:rsidRPr="00A67A1D">
              <w:rPr>
                <w:rFonts w:ascii="Times New Roman" w:hAnsi="Times New Roman"/>
                <w:color w:val="000000" w:themeColor="text1"/>
                <w:sz w:val="24"/>
                <w:szCs w:val="24"/>
              </w:rPr>
              <w:t>App</w:t>
            </w:r>
            <w:r w:rsidR="00A9695B">
              <w:rPr>
                <w:rFonts w:ascii="Times New Roman" w:hAnsi="Times New Roman"/>
                <w:color w:val="000000" w:themeColor="text1"/>
                <w:sz w:val="24"/>
                <w:szCs w:val="24"/>
              </w:rPr>
              <w:t>lication Programming Interface -</w:t>
            </w:r>
            <w:r w:rsidRPr="00A67A1D">
              <w:rPr>
                <w:rFonts w:ascii="Times New Roman" w:hAnsi="Times New Roman"/>
                <w:color w:val="000000" w:themeColor="text1"/>
                <w:sz w:val="24"/>
                <w:szCs w:val="24"/>
              </w:rPr>
              <w:t xml:space="preserve"> a set of protocols that allow communication between the frontend, backend, and AI modules.</w:t>
            </w:r>
          </w:p>
        </w:tc>
      </w:tr>
    </w:tbl>
    <w:p w:rsidR="00B8497C" w:rsidRPr="003808DB" w:rsidRDefault="00B8497C">
      <w:pPr>
        <w:spacing w:after="120"/>
        <w:ind w:left="389" w:hanging="389"/>
        <w:jc w:val="both"/>
        <w:rPr>
          <w:b/>
          <w:bCs/>
          <w:color w:val="000000" w:themeColor="text1"/>
          <w:sz w:val="32"/>
        </w:rPr>
      </w:pPr>
    </w:p>
    <w:p w:rsidR="001C4F5C" w:rsidRPr="003808DB" w:rsidRDefault="001C4F5C">
      <w:pPr>
        <w:pStyle w:val="BodyText3"/>
        <w:jc w:val="both"/>
        <w:rPr>
          <w:color w:val="000000" w:themeColor="text1"/>
          <w:sz w:val="24"/>
        </w:rPr>
      </w:pPr>
    </w:p>
    <w:p w:rsidR="001C4F5C" w:rsidRPr="003808DB" w:rsidRDefault="001C4F5C">
      <w:pPr>
        <w:rPr>
          <w:color w:val="000000" w:themeColor="text1"/>
        </w:rPr>
      </w:pPr>
    </w:p>
    <w:p w:rsidR="001C4F5C" w:rsidRPr="003808DB" w:rsidRDefault="001C4F5C">
      <w:pPr>
        <w:rPr>
          <w:color w:val="000000" w:themeColor="text1"/>
        </w:rPr>
      </w:pPr>
    </w:p>
    <w:p w:rsidR="001C4F5C" w:rsidRPr="003808DB" w:rsidRDefault="001104F5">
      <w:pPr>
        <w:rPr>
          <w:color w:val="000000" w:themeColor="text1"/>
        </w:rPr>
      </w:pPr>
      <w:r w:rsidRPr="003808DB">
        <w:rPr>
          <w:color w:val="000000" w:themeColor="text1"/>
        </w:rPr>
        <w:br w:type="page"/>
      </w:r>
    </w:p>
    <w:p w:rsidR="001C4F5C" w:rsidRPr="003808DB" w:rsidRDefault="001C4F5C">
      <w:pPr>
        <w:rPr>
          <w:ins w:id="7" w:author="Maryum Zaidi" w:date="2002-04-08T11:32:00Z"/>
          <w:color w:val="000000" w:themeColor="text1"/>
        </w:rPr>
        <w:sectPr w:rsidR="001C4F5C" w:rsidRPr="003808DB">
          <w:footerReference w:type="even" r:id="rId8"/>
          <w:footerReference w:type="default" r:id="rId9"/>
          <w:type w:val="continuous"/>
          <w:pgSz w:w="12240" w:h="15840"/>
          <w:pgMar w:top="1440" w:right="1800" w:bottom="1440" w:left="1800" w:header="720" w:footer="720" w:gutter="0"/>
          <w:pgNumType w:start="1"/>
          <w:cols w:space="720"/>
          <w:titlePg/>
          <w:docGrid w:linePitch="360"/>
        </w:sectPr>
      </w:pPr>
    </w:p>
    <w:p w:rsidR="00260C50" w:rsidRPr="003808DB" w:rsidRDefault="00260C50" w:rsidP="00260C50">
      <w:pPr>
        <w:pBdr>
          <w:bottom w:val="single" w:sz="12" w:space="1" w:color="auto"/>
        </w:pBdr>
        <w:jc w:val="center"/>
        <w:rPr>
          <w:b/>
          <w:bCs/>
          <w:color w:val="000000" w:themeColor="text1"/>
          <w:sz w:val="32"/>
        </w:rPr>
      </w:pPr>
      <w:ins w:id="9" w:author="Farrukh Saleem" w:date="2002-03-05T10:12:00Z">
        <w:r w:rsidRPr="003808DB">
          <w:rPr>
            <w:b/>
            <w:bCs/>
            <w:color w:val="000000" w:themeColor="text1"/>
            <w:sz w:val="32"/>
          </w:rPr>
          <w:lastRenderedPageBreak/>
          <w:t>Table of Contents</w:t>
        </w:r>
      </w:ins>
    </w:p>
    <w:p w:rsidR="00260C50" w:rsidRPr="003808DB" w:rsidRDefault="00260C50" w:rsidP="00260C50">
      <w:pPr>
        <w:rPr>
          <w:ins w:id="10" w:author="Farrukh Saleem" w:date="2002-03-05T10:12:00Z"/>
          <w:del w:id="11" w:author="maryum" w:date="2002-08-13T11:11:00Z"/>
          <w:color w:val="000000" w:themeColor="text1"/>
          <w:sz w:val="22"/>
          <w:szCs w:val="22"/>
        </w:rPr>
      </w:pPr>
    </w:p>
    <w:p w:rsidR="00260C50" w:rsidRPr="003808DB" w:rsidRDefault="00260C50" w:rsidP="00260C50">
      <w:pPr>
        <w:pStyle w:val="TOC2"/>
        <w:rPr>
          <w:rFonts w:eastAsiaTheme="minorEastAsia"/>
          <w:smallCaps w:val="0"/>
          <w:noProof/>
          <w:color w:val="000000" w:themeColor="text1"/>
          <w:kern w:val="2"/>
          <w:sz w:val="22"/>
          <w:szCs w:val="22"/>
          <w:lang w:eastAsia="ja-JP"/>
          <w14:ligatures w14:val="standardContextual"/>
        </w:rPr>
      </w:pPr>
      <w:r w:rsidRPr="003808DB">
        <w:rPr>
          <w:color w:val="000000" w:themeColor="text1"/>
          <w:sz w:val="22"/>
          <w:szCs w:val="22"/>
        </w:rPr>
        <w:fldChar w:fldCharType="begin"/>
      </w:r>
      <w:r w:rsidRPr="003808DB">
        <w:rPr>
          <w:color w:val="000000" w:themeColor="text1"/>
          <w:sz w:val="22"/>
          <w:szCs w:val="22"/>
        </w:rPr>
        <w:instrText xml:space="preserve"> TOC \h \z \t "Heading 1,1,Heading 2,2,h1,2,H2,3,H3,4" </w:instrText>
      </w:r>
      <w:r w:rsidRPr="003808DB">
        <w:rPr>
          <w:color w:val="000000" w:themeColor="text1"/>
          <w:sz w:val="22"/>
          <w:szCs w:val="22"/>
        </w:rPr>
        <w:fldChar w:fldCharType="separate"/>
      </w:r>
      <w:hyperlink w:anchor="_Toc183458974" w:history="1">
        <w:r w:rsidRPr="003808DB">
          <w:rPr>
            <w:rStyle w:val="Hyperlink"/>
            <w:noProof/>
            <w:color w:val="000000" w:themeColor="text1"/>
            <w:sz w:val="22"/>
            <w:szCs w:val="22"/>
          </w:rPr>
          <w:t>1.</w:t>
        </w:r>
        <w:r w:rsidRPr="003808DB">
          <w:rPr>
            <w:rFonts w:eastAsiaTheme="minorEastAsia"/>
            <w:smallCaps w:val="0"/>
            <w:noProof/>
            <w:color w:val="000000" w:themeColor="text1"/>
            <w:kern w:val="2"/>
            <w:sz w:val="22"/>
            <w:szCs w:val="22"/>
            <w:lang w:eastAsia="ja-JP"/>
            <w14:ligatures w14:val="standardContextual"/>
          </w:rPr>
          <w:tab/>
        </w:r>
        <w:r w:rsidRPr="003808DB">
          <w:rPr>
            <w:rStyle w:val="Hyperlink"/>
            <w:noProof/>
            <w:color w:val="000000" w:themeColor="text1"/>
            <w:sz w:val="22"/>
            <w:szCs w:val="22"/>
          </w:rPr>
          <w:t>Introduction</w:t>
        </w:r>
        <w:r w:rsidRPr="003808DB">
          <w:rPr>
            <w:noProof/>
            <w:webHidden/>
            <w:color w:val="000000" w:themeColor="text1"/>
            <w:sz w:val="22"/>
            <w:szCs w:val="22"/>
          </w:rPr>
          <w:tab/>
        </w:r>
        <w:r w:rsidRPr="003808DB">
          <w:rPr>
            <w:noProof/>
            <w:webHidden/>
            <w:color w:val="000000" w:themeColor="text1"/>
            <w:sz w:val="22"/>
            <w:szCs w:val="22"/>
          </w:rPr>
          <w:fldChar w:fldCharType="begin"/>
        </w:r>
        <w:r w:rsidRPr="003808DB">
          <w:rPr>
            <w:noProof/>
            <w:webHidden/>
            <w:color w:val="000000" w:themeColor="text1"/>
            <w:sz w:val="22"/>
            <w:szCs w:val="22"/>
          </w:rPr>
          <w:instrText xml:space="preserve"> PAGEREF _Toc183458974 \h </w:instrText>
        </w:r>
        <w:r w:rsidRPr="003808DB">
          <w:rPr>
            <w:noProof/>
            <w:webHidden/>
            <w:color w:val="000000" w:themeColor="text1"/>
            <w:sz w:val="22"/>
            <w:szCs w:val="22"/>
          </w:rPr>
        </w:r>
        <w:r w:rsidRPr="003808DB">
          <w:rPr>
            <w:noProof/>
            <w:webHidden/>
            <w:color w:val="000000" w:themeColor="text1"/>
            <w:sz w:val="22"/>
            <w:szCs w:val="22"/>
          </w:rPr>
          <w:fldChar w:fldCharType="separate"/>
        </w:r>
        <w:r w:rsidRPr="003808DB">
          <w:rPr>
            <w:noProof/>
            <w:webHidden/>
            <w:color w:val="000000" w:themeColor="text1"/>
            <w:sz w:val="22"/>
            <w:szCs w:val="22"/>
          </w:rPr>
          <w:t>4</w:t>
        </w:r>
        <w:r w:rsidRPr="003808DB">
          <w:rPr>
            <w:noProof/>
            <w:webHidden/>
            <w:color w:val="000000" w:themeColor="text1"/>
            <w:sz w:val="22"/>
            <w:szCs w:val="22"/>
          </w:rPr>
          <w:fldChar w:fldCharType="end"/>
        </w:r>
      </w:hyperlink>
    </w:p>
    <w:p w:rsidR="00260C50" w:rsidRPr="003808DB" w:rsidRDefault="00260C50" w:rsidP="00260C50">
      <w:pPr>
        <w:pStyle w:val="TOC3"/>
        <w:tabs>
          <w:tab w:val="left" w:pos="1200"/>
          <w:tab w:val="right" w:leader="dot" w:pos="9350"/>
        </w:tabs>
        <w:rPr>
          <w:rFonts w:eastAsiaTheme="minorEastAsia"/>
          <w:i w:val="0"/>
          <w:iCs w:val="0"/>
          <w:noProof/>
          <w:color w:val="000000" w:themeColor="text1"/>
          <w:kern w:val="2"/>
          <w:sz w:val="22"/>
          <w:szCs w:val="22"/>
          <w:lang w:eastAsia="ja-JP"/>
          <w14:ligatures w14:val="standardContextual"/>
        </w:rPr>
      </w:pPr>
      <w:hyperlink w:anchor="_Toc183458975" w:history="1">
        <w:r w:rsidRPr="003808DB">
          <w:rPr>
            <w:rStyle w:val="Hyperlink"/>
            <w:noProof/>
            <w:color w:val="000000" w:themeColor="text1"/>
            <w:sz w:val="22"/>
            <w:szCs w:val="22"/>
          </w:rPr>
          <w:t>1.1</w:t>
        </w:r>
        <w:r w:rsidRPr="003808DB">
          <w:rPr>
            <w:rFonts w:eastAsiaTheme="minorEastAsia"/>
            <w:i w:val="0"/>
            <w:iCs w:val="0"/>
            <w:noProof/>
            <w:color w:val="000000" w:themeColor="text1"/>
            <w:kern w:val="2"/>
            <w:sz w:val="22"/>
            <w:szCs w:val="22"/>
            <w:lang w:eastAsia="ja-JP"/>
            <w14:ligatures w14:val="standardContextual"/>
          </w:rPr>
          <w:tab/>
        </w:r>
        <w:r w:rsidRPr="003808DB">
          <w:rPr>
            <w:rStyle w:val="Hyperlink"/>
            <w:noProof/>
            <w:color w:val="000000" w:themeColor="text1"/>
            <w:sz w:val="22"/>
            <w:szCs w:val="22"/>
          </w:rPr>
          <w:t>Purpose of Document</w:t>
        </w:r>
        <w:r w:rsidRPr="003808DB">
          <w:rPr>
            <w:noProof/>
            <w:webHidden/>
            <w:color w:val="000000" w:themeColor="text1"/>
            <w:sz w:val="22"/>
            <w:szCs w:val="22"/>
          </w:rPr>
          <w:tab/>
        </w:r>
        <w:r w:rsidRPr="003808DB">
          <w:rPr>
            <w:noProof/>
            <w:webHidden/>
            <w:color w:val="000000" w:themeColor="text1"/>
            <w:sz w:val="22"/>
            <w:szCs w:val="22"/>
          </w:rPr>
          <w:fldChar w:fldCharType="begin"/>
        </w:r>
        <w:r w:rsidRPr="003808DB">
          <w:rPr>
            <w:noProof/>
            <w:webHidden/>
            <w:color w:val="000000" w:themeColor="text1"/>
            <w:sz w:val="22"/>
            <w:szCs w:val="22"/>
          </w:rPr>
          <w:instrText xml:space="preserve"> PAGEREF _Toc183458975 \h </w:instrText>
        </w:r>
        <w:r w:rsidRPr="003808DB">
          <w:rPr>
            <w:noProof/>
            <w:webHidden/>
            <w:color w:val="000000" w:themeColor="text1"/>
            <w:sz w:val="22"/>
            <w:szCs w:val="22"/>
          </w:rPr>
        </w:r>
        <w:r w:rsidRPr="003808DB">
          <w:rPr>
            <w:noProof/>
            <w:webHidden/>
            <w:color w:val="000000" w:themeColor="text1"/>
            <w:sz w:val="22"/>
            <w:szCs w:val="22"/>
          </w:rPr>
          <w:fldChar w:fldCharType="separate"/>
        </w:r>
        <w:r w:rsidRPr="003808DB">
          <w:rPr>
            <w:noProof/>
            <w:webHidden/>
            <w:color w:val="000000" w:themeColor="text1"/>
            <w:sz w:val="22"/>
            <w:szCs w:val="22"/>
          </w:rPr>
          <w:t>4</w:t>
        </w:r>
        <w:r w:rsidRPr="003808DB">
          <w:rPr>
            <w:noProof/>
            <w:webHidden/>
            <w:color w:val="000000" w:themeColor="text1"/>
            <w:sz w:val="22"/>
            <w:szCs w:val="22"/>
          </w:rPr>
          <w:fldChar w:fldCharType="end"/>
        </w:r>
      </w:hyperlink>
    </w:p>
    <w:p w:rsidR="00260C50" w:rsidRPr="003808DB" w:rsidRDefault="00260C50" w:rsidP="00260C50">
      <w:pPr>
        <w:pStyle w:val="TOC3"/>
        <w:tabs>
          <w:tab w:val="left" w:pos="1200"/>
          <w:tab w:val="right" w:leader="dot" w:pos="9350"/>
        </w:tabs>
        <w:rPr>
          <w:rFonts w:eastAsiaTheme="minorEastAsia"/>
          <w:i w:val="0"/>
          <w:iCs w:val="0"/>
          <w:noProof/>
          <w:color w:val="000000" w:themeColor="text1"/>
          <w:kern w:val="2"/>
          <w:sz w:val="22"/>
          <w:szCs w:val="22"/>
          <w:lang w:eastAsia="ja-JP"/>
          <w14:ligatures w14:val="standardContextual"/>
        </w:rPr>
      </w:pPr>
      <w:hyperlink w:anchor="_Toc183458976" w:history="1">
        <w:r w:rsidRPr="003808DB">
          <w:rPr>
            <w:rStyle w:val="Hyperlink"/>
            <w:noProof/>
            <w:color w:val="000000" w:themeColor="text1"/>
            <w:sz w:val="22"/>
            <w:szCs w:val="22"/>
          </w:rPr>
          <w:t>1.2</w:t>
        </w:r>
        <w:r w:rsidRPr="003808DB">
          <w:rPr>
            <w:rFonts w:eastAsiaTheme="minorEastAsia"/>
            <w:i w:val="0"/>
            <w:iCs w:val="0"/>
            <w:noProof/>
            <w:color w:val="000000" w:themeColor="text1"/>
            <w:kern w:val="2"/>
            <w:sz w:val="22"/>
            <w:szCs w:val="22"/>
            <w:lang w:eastAsia="ja-JP"/>
            <w14:ligatures w14:val="standardContextual"/>
          </w:rPr>
          <w:tab/>
        </w:r>
        <w:r w:rsidRPr="003808DB">
          <w:rPr>
            <w:rStyle w:val="Hyperlink"/>
            <w:noProof/>
            <w:color w:val="000000" w:themeColor="text1"/>
            <w:sz w:val="22"/>
            <w:szCs w:val="22"/>
          </w:rPr>
          <w:t>Project Overview</w:t>
        </w:r>
        <w:r w:rsidRPr="003808DB">
          <w:rPr>
            <w:noProof/>
            <w:webHidden/>
            <w:color w:val="000000" w:themeColor="text1"/>
            <w:sz w:val="22"/>
            <w:szCs w:val="22"/>
          </w:rPr>
          <w:tab/>
        </w:r>
        <w:r w:rsidRPr="003808DB">
          <w:rPr>
            <w:noProof/>
            <w:webHidden/>
            <w:color w:val="000000" w:themeColor="text1"/>
            <w:sz w:val="22"/>
            <w:szCs w:val="22"/>
          </w:rPr>
          <w:fldChar w:fldCharType="begin"/>
        </w:r>
        <w:r w:rsidRPr="003808DB">
          <w:rPr>
            <w:noProof/>
            <w:webHidden/>
            <w:color w:val="000000" w:themeColor="text1"/>
            <w:sz w:val="22"/>
            <w:szCs w:val="22"/>
          </w:rPr>
          <w:instrText xml:space="preserve"> PAGEREF _Toc183458976 \h </w:instrText>
        </w:r>
        <w:r w:rsidRPr="003808DB">
          <w:rPr>
            <w:noProof/>
            <w:webHidden/>
            <w:color w:val="000000" w:themeColor="text1"/>
            <w:sz w:val="22"/>
            <w:szCs w:val="22"/>
          </w:rPr>
        </w:r>
        <w:r w:rsidRPr="003808DB">
          <w:rPr>
            <w:noProof/>
            <w:webHidden/>
            <w:color w:val="000000" w:themeColor="text1"/>
            <w:sz w:val="22"/>
            <w:szCs w:val="22"/>
          </w:rPr>
          <w:fldChar w:fldCharType="separate"/>
        </w:r>
        <w:r w:rsidRPr="003808DB">
          <w:rPr>
            <w:noProof/>
            <w:webHidden/>
            <w:color w:val="000000" w:themeColor="text1"/>
            <w:sz w:val="22"/>
            <w:szCs w:val="22"/>
          </w:rPr>
          <w:t>4</w:t>
        </w:r>
        <w:r w:rsidRPr="003808DB">
          <w:rPr>
            <w:noProof/>
            <w:webHidden/>
            <w:color w:val="000000" w:themeColor="text1"/>
            <w:sz w:val="22"/>
            <w:szCs w:val="22"/>
          </w:rPr>
          <w:fldChar w:fldCharType="end"/>
        </w:r>
      </w:hyperlink>
    </w:p>
    <w:p w:rsidR="00260C50" w:rsidRPr="003808DB" w:rsidRDefault="00260C50" w:rsidP="00260C50">
      <w:pPr>
        <w:pStyle w:val="TOC3"/>
        <w:tabs>
          <w:tab w:val="left" w:pos="1200"/>
          <w:tab w:val="right" w:leader="dot" w:pos="9350"/>
        </w:tabs>
        <w:rPr>
          <w:rFonts w:eastAsiaTheme="minorEastAsia"/>
          <w:i w:val="0"/>
          <w:iCs w:val="0"/>
          <w:noProof/>
          <w:color w:val="000000" w:themeColor="text1"/>
          <w:kern w:val="2"/>
          <w:sz w:val="22"/>
          <w:szCs w:val="22"/>
          <w:lang w:eastAsia="ja-JP"/>
          <w14:ligatures w14:val="standardContextual"/>
        </w:rPr>
      </w:pPr>
      <w:hyperlink w:anchor="_Toc183458977" w:history="1">
        <w:r w:rsidRPr="003808DB">
          <w:rPr>
            <w:rStyle w:val="Hyperlink"/>
            <w:noProof/>
            <w:color w:val="000000" w:themeColor="text1"/>
            <w:sz w:val="22"/>
            <w:szCs w:val="22"/>
          </w:rPr>
          <w:t>1.3</w:t>
        </w:r>
        <w:r w:rsidRPr="003808DB">
          <w:rPr>
            <w:rFonts w:eastAsiaTheme="minorEastAsia"/>
            <w:i w:val="0"/>
            <w:iCs w:val="0"/>
            <w:noProof/>
            <w:color w:val="000000" w:themeColor="text1"/>
            <w:kern w:val="2"/>
            <w:sz w:val="22"/>
            <w:szCs w:val="22"/>
            <w:lang w:eastAsia="ja-JP"/>
            <w14:ligatures w14:val="standardContextual"/>
          </w:rPr>
          <w:tab/>
        </w:r>
        <w:r w:rsidRPr="003808DB">
          <w:rPr>
            <w:rStyle w:val="Hyperlink"/>
            <w:noProof/>
            <w:color w:val="000000" w:themeColor="text1"/>
            <w:sz w:val="22"/>
            <w:szCs w:val="22"/>
          </w:rPr>
          <w:t>Scope</w:t>
        </w:r>
        <w:r w:rsidRPr="003808DB">
          <w:rPr>
            <w:noProof/>
            <w:webHidden/>
            <w:color w:val="000000" w:themeColor="text1"/>
            <w:sz w:val="22"/>
            <w:szCs w:val="22"/>
          </w:rPr>
          <w:tab/>
        </w:r>
        <w:r w:rsidRPr="003808DB">
          <w:rPr>
            <w:noProof/>
            <w:webHidden/>
            <w:color w:val="000000" w:themeColor="text1"/>
            <w:sz w:val="22"/>
            <w:szCs w:val="22"/>
          </w:rPr>
          <w:fldChar w:fldCharType="begin"/>
        </w:r>
        <w:r w:rsidRPr="003808DB">
          <w:rPr>
            <w:noProof/>
            <w:webHidden/>
            <w:color w:val="000000" w:themeColor="text1"/>
            <w:sz w:val="22"/>
            <w:szCs w:val="22"/>
          </w:rPr>
          <w:instrText xml:space="preserve"> PAGEREF _Toc183458977 \h </w:instrText>
        </w:r>
        <w:r w:rsidRPr="003808DB">
          <w:rPr>
            <w:noProof/>
            <w:webHidden/>
            <w:color w:val="000000" w:themeColor="text1"/>
            <w:sz w:val="22"/>
            <w:szCs w:val="22"/>
          </w:rPr>
        </w:r>
        <w:r w:rsidRPr="003808DB">
          <w:rPr>
            <w:noProof/>
            <w:webHidden/>
            <w:color w:val="000000" w:themeColor="text1"/>
            <w:sz w:val="22"/>
            <w:szCs w:val="22"/>
          </w:rPr>
          <w:fldChar w:fldCharType="separate"/>
        </w:r>
        <w:r w:rsidRPr="003808DB">
          <w:rPr>
            <w:noProof/>
            <w:webHidden/>
            <w:color w:val="000000" w:themeColor="text1"/>
            <w:sz w:val="22"/>
            <w:szCs w:val="22"/>
          </w:rPr>
          <w:t>4</w:t>
        </w:r>
        <w:r w:rsidRPr="003808DB">
          <w:rPr>
            <w:noProof/>
            <w:webHidden/>
            <w:color w:val="000000" w:themeColor="text1"/>
            <w:sz w:val="22"/>
            <w:szCs w:val="22"/>
          </w:rPr>
          <w:fldChar w:fldCharType="end"/>
        </w:r>
      </w:hyperlink>
    </w:p>
    <w:p w:rsidR="00260C50" w:rsidRPr="003808DB" w:rsidRDefault="00260C50" w:rsidP="00260C50">
      <w:pPr>
        <w:pStyle w:val="TOC2"/>
        <w:rPr>
          <w:rFonts w:eastAsiaTheme="minorEastAsia"/>
          <w:smallCaps w:val="0"/>
          <w:noProof/>
          <w:color w:val="000000" w:themeColor="text1"/>
          <w:kern w:val="2"/>
          <w:sz w:val="22"/>
          <w:szCs w:val="22"/>
          <w:lang w:eastAsia="ja-JP"/>
          <w14:ligatures w14:val="standardContextual"/>
        </w:rPr>
      </w:pPr>
      <w:hyperlink w:anchor="_Toc183458978" w:history="1">
        <w:r w:rsidRPr="003808DB">
          <w:rPr>
            <w:rStyle w:val="Hyperlink"/>
            <w:noProof/>
            <w:color w:val="000000" w:themeColor="text1"/>
            <w:sz w:val="22"/>
            <w:szCs w:val="22"/>
          </w:rPr>
          <w:t>2.</w:t>
        </w:r>
        <w:r w:rsidRPr="003808DB">
          <w:rPr>
            <w:rFonts w:eastAsiaTheme="minorEastAsia"/>
            <w:smallCaps w:val="0"/>
            <w:noProof/>
            <w:color w:val="000000" w:themeColor="text1"/>
            <w:kern w:val="2"/>
            <w:sz w:val="22"/>
            <w:szCs w:val="22"/>
            <w:lang w:eastAsia="ja-JP"/>
            <w14:ligatures w14:val="standardContextual"/>
          </w:rPr>
          <w:tab/>
        </w:r>
        <w:r w:rsidRPr="003808DB">
          <w:rPr>
            <w:rStyle w:val="Hyperlink"/>
            <w:noProof/>
            <w:color w:val="000000" w:themeColor="text1"/>
            <w:sz w:val="22"/>
            <w:szCs w:val="22"/>
          </w:rPr>
          <w:t>Overall System Description</w:t>
        </w:r>
        <w:r w:rsidRPr="003808DB">
          <w:rPr>
            <w:noProof/>
            <w:webHidden/>
            <w:color w:val="000000" w:themeColor="text1"/>
            <w:sz w:val="22"/>
            <w:szCs w:val="22"/>
          </w:rPr>
          <w:tab/>
        </w:r>
        <w:r w:rsidRPr="003808DB">
          <w:rPr>
            <w:noProof/>
            <w:webHidden/>
            <w:color w:val="000000" w:themeColor="text1"/>
            <w:sz w:val="22"/>
            <w:szCs w:val="22"/>
          </w:rPr>
          <w:fldChar w:fldCharType="begin"/>
        </w:r>
        <w:r w:rsidRPr="003808DB">
          <w:rPr>
            <w:noProof/>
            <w:webHidden/>
            <w:color w:val="000000" w:themeColor="text1"/>
            <w:sz w:val="22"/>
            <w:szCs w:val="22"/>
          </w:rPr>
          <w:instrText xml:space="preserve"> PAGEREF _Toc183458978 \h </w:instrText>
        </w:r>
        <w:r w:rsidRPr="003808DB">
          <w:rPr>
            <w:noProof/>
            <w:webHidden/>
            <w:color w:val="000000" w:themeColor="text1"/>
            <w:sz w:val="22"/>
            <w:szCs w:val="22"/>
          </w:rPr>
        </w:r>
        <w:r w:rsidRPr="003808DB">
          <w:rPr>
            <w:noProof/>
            <w:webHidden/>
            <w:color w:val="000000" w:themeColor="text1"/>
            <w:sz w:val="22"/>
            <w:szCs w:val="22"/>
          </w:rPr>
          <w:fldChar w:fldCharType="separate"/>
        </w:r>
        <w:r w:rsidRPr="003808DB">
          <w:rPr>
            <w:noProof/>
            <w:webHidden/>
            <w:color w:val="000000" w:themeColor="text1"/>
            <w:sz w:val="22"/>
            <w:szCs w:val="22"/>
          </w:rPr>
          <w:t>5</w:t>
        </w:r>
        <w:r w:rsidRPr="003808DB">
          <w:rPr>
            <w:noProof/>
            <w:webHidden/>
            <w:color w:val="000000" w:themeColor="text1"/>
            <w:sz w:val="22"/>
            <w:szCs w:val="22"/>
          </w:rPr>
          <w:fldChar w:fldCharType="end"/>
        </w:r>
      </w:hyperlink>
    </w:p>
    <w:p w:rsidR="00260C50" w:rsidRPr="003808DB" w:rsidRDefault="00260C50" w:rsidP="00260C50">
      <w:pPr>
        <w:pStyle w:val="TOC3"/>
        <w:tabs>
          <w:tab w:val="left" w:pos="1200"/>
          <w:tab w:val="right" w:leader="dot" w:pos="9350"/>
        </w:tabs>
        <w:rPr>
          <w:rFonts w:eastAsiaTheme="minorEastAsia"/>
          <w:i w:val="0"/>
          <w:iCs w:val="0"/>
          <w:noProof/>
          <w:color w:val="000000" w:themeColor="text1"/>
          <w:kern w:val="2"/>
          <w:sz w:val="22"/>
          <w:szCs w:val="22"/>
          <w:lang w:eastAsia="ja-JP"/>
          <w14:ligatures w14:val="standardContextual"/>
        </w:rPr>
      </w:pPr>
      <w:hyperlink w:anchor="_Toc183458979" w:history="1">
        <w:r w:rsidRPr="003808DB">
          <w:rPr>
            <w:rStyle w:val="Hyperlink"/>
            <w:noProof/>
            <w:color w:val="000000" w:themeColor="text1"/>
            <w:sz w:val="22"/>
            <w:szCs w:val="22"/>
          </w:rPr>
          <w:t>2.1</w:t>
        </w:r>
        <w:r w:rsidRPr="003808DB">
          <w:rPr>
            <w:rFonts w:eastAsiaTheme="minorEastAsia"/>
            <w:i w:val="0"/>
            <w:iCs w:val="0"/>
            <w:noProof/>
            <w:color w:val="000000" w:themeColor="text1"/>
            <w:kern w:val="2"/>
            <w:sz w:val="22"/>
            <w:szCs w:val="22"/>
            <w:lang w:eastAsia="ja-JP"/>
            <w14:ligatures w14:val="standardContextual"/>
          </w:rPr>
          <w:tab/>
        </w:r>
        <w:r w:rsidRPr="003808DB">
          <w:rPr>
            <w:rStyle w:val="Hyperlink"/>
            <w:noProof/>
            <w:color w:val="000000" w:themeColor="text1"/>
            <w:sz w:val="22"/>
            <w:szCs w:val="22"/>
          </w:rPr>
          <w:t>User characteristics</w:t>
        </w:r>
        <w:r w:rsidRPr="003808DB">
          <w:rPr>
            <w:noProof/>
            <w:webHidden/>
            <w:color w:val="000000" w:themeColor="text1"/>
            <w:sz w:val="22"/>
            <w:szCs w:val="22"/>
          </w:rPr>
          <w:tab/>
        </w:r>
        <w:r w:rsidRPr="003808DB">
          <w:rPr>
            <w:noProof/>
            <w:webHidden/>
            <w:color w:val="000000" w:themeColor="text1"/>
            <w:sz w:val="22"/>
            <w:szCs w:val="22"/>
          </w:rPr>
          <w:fldChar w:fldCharType="begin"/>
        </w:r>
        <w:r w:rsidRPr="003808DB">
          <w:rPr>
            <w:noProof/>
            <w:webHidden/>
            <w:color w:val="000000" w:themeColor="text1"/>
            <w:sz w:val="22"/>
            <w:szCs w:val="22"/>
          </w:rPr>
          <w:instrText xml:space="preserve"> PAGEREF _Toc183458979 \h </w:instrText>
        </w:r>
        <w:r w:rsidRPr="003808DB">
          <w:rPr>
            <w:noProof/>
            <w:webHidden/>
            <w:color w:val="000000" w:themeColor="text1"/>
            <w:sz w:val="22"/>
            <w:szCs w:val="22"/>
          </w:rPr>
        </w:r>
        <w:r w:rsidRPr="003808DB">
          <w:rPr>
            <w:noProof/>
            <w:webHidden/>
            <w:color w:val="000000" w:themeColor="text1"/>
            <w:sz w:val="22"/>
            <w:szCs w:val="22"/>
          </w:rPr>
          <w:fldChar w:fldCharType="separate"/>
        </w:r>
        <w:r w:rsidRPr="003808DB">
          <w:rPr>
            <w:noProof/>
            <w:webHidden/>
            <w:color w:val="000000" w:themeColor="text1"/>
            <w:sz w:val="22"/>
            <w:szCs w:val="22"/>
          </w:rPr>
          <w:t>5</w:t>
        </w:r>
        <w:r w:rsidRPr="003808DB">
          <w:rPr>
            <w:noProof/>
            <w:webHidden/>
            <w:color w:val="000000" w:themeColor="text1"/>
            <w:sz w:val="22"/>
            <w:szCs w:val="22"/>
          </w:rPr>
          <w:fldChar w:fldCharType="end"/>
        </w:r>
      </w:hyperlink>
      <w:bookmarkStart w:id="12" w:name="_GoBack"/>
      <w:bookmarkEnd w:id="12"/>
    </w:p>
    <w:p w:rsidR="00260C50" w:rsidRPr="003808DB" w:rsidRDefault="00260C50" w:rsidP="00260C50">
      <w:pPr>
        <w:pStyle w:val="TOC3"/>
        <w:tabs>
          <w:tab w:val="left" w:pos="1200"/>
          <w:tab w:val="right" w:leader="dot" w:pos="9350"/>
        </w:tabs>
        <w:rPr>
          <w:rFonts w:eastAsiaTheme="minorEastAsia"/>
          <w:i w:val="0"/>
          <w:iCs w:val="0"/>
          <w:noProof/>
          <w:color w:val="000000" w:themeColor="text1"/>
          <w:kern w:val="2"/>
          <w:sz w:val="22"/>
          <w:szCs w:val="22"/>
          <w:lang w:eastAsia="ja-JP"/>
          <w14:ligatures w14:val="standardContextual"/>
        </w:rPr>
      </w:pPr>
      <w:hyperlink w:anchor="_Toc183458980" w:history="1">
        <w:r w:rsidRPr="003808DB">
          <w:rPr>
            <w:rStyle w:val="Hyperlink"/>
            <w:noProof/>
            <w:color w:val="000000" w:themeColor="text1"/>
            <w:sz w:val="22"/>
            <w:szCs w:val="22"/>
          </w:rPr>
          <w:t>2.2</w:t>
        </w:r>
        <w:r w:rsidRPr="003808DB">
          <w:rPr>
            <w:rFonts w:eastAsiaTheme="minorEastAsia"/>
            <w:i w:val="0"/>
            <w:iCs w:val="0"/>
            <w:noProof/>
            <w:color w:val="000000" w:themeColor="text1"/>
            <w:kern w:val="2"/>
            <w:sz w:val="22"/>
            <w:szCs w:val="22"/>
            <w:lang w:eastAsia="ja-JP"/>
            <w14:ligatures w14:val="standardContextual"/>
          </w:rPr>
          <w:tab/>
        </w:r>
        <w:r w:rsidRPr="003808DB">
          <w:rPr>
            <w:rStyle w:val="Hyperlink"/>
            <w:noProof/>
            <w:color w:val="000000" w:themeColor="text1"/>
            <w:sz w:val="22"/>
            <w:szCs w:val="22"/>
          </w:rPr>
          <w:t>Operating environment</w:t>
        </w:r>
        <w:r w:rsidRPr="003808DB">
          <w:rPr>
            <w:noProof/>
            <w:webHidden/>
            <w:color w:val="000000" w:themeColor="text1"/>
            <w:sz w:val="22"/>
            <w:szCs w:val="22"/>
          </w:rPr>
          <w:tab/>
        </w:r>
        <w:r w:rsidRPr="003808DB">
          <w:rPr>
            <w:noProof/>
            <w:webHidden/>
            <w:color w:val="000000" w:themeColor="text1"/>
            <w:sz w:val="22"/>
            <w:szCs w:val="22"/>
          </w:rPr>
          <w:fldChar w:fldCharType="begin"/>
        </w:r>
        <w:r w:rsidRPr="003808DB">
          <w:rPr>
            <w:noProof/>
            <w:webHidden/>
            <w:color w:val="000000" w:themeColor="text1"/>
            <w:sz w:val="22"/>
            <w:szCs w:val="22"/>
          </w:rPr>
          <w:instrText xml:space="preserve"> PAGEREF _Toc183458980 \h </w:instrText>
        </w:r>
        <w:r w:rsidRPr="003808DB">
          <w:rPr>
            <w:noProof/>
            <w:webHidden/>
            <w:color w:val="000000" w:themeColor="text1"/>
            <w:sz w:val="22"/>
            <w:szCs w:val="22"/>
          </w:rPr>
        </w:r>
        <w:r w:rsidRPr="003808DB">
          <w:rPr>
            <w:noProof/>
            <w:webHidden/>
            <w:color w:val="000000" w:themeColor="text1"/>
            <w:sz w:val="22"/>
            <w:szCs w:val="22"/>
          </w:rPr>
          <w:fldChar w:fldCharType="separate"/>
        </w:r>
        <w:r w:rsidRPr="003808DB">
          <w:rPr>
            <w:noProof/>
            <w:webHidden/>
            <w:color w:val="000000" w:themeColor="text1"/>
            <w:sz w:val="22"/>
            <w:szCs w:val="22"/>
          </w:rPr>
          <w:t>5</w:t>
        </w:r>
        <w:r w:rsidRPr="003808DB">
          <w:rPr>
            <w:noProof/>
            <w:webHidden/>
            <w:color w:val="000000" w:themeColor="text1"/>
            <w:sz w:val="22"/>
            <w:szCs w:val="22"/>
          </w:rPr>
          <w:fldChar w:fldCharType="end"/>
        </w:r>
      </w:hyperlink>
    </w:p>
    <w:p w:rsidR="00260C50" w:rsidRPr="003808DB" w:rsidRDefault="00260C50" w:rsidP="00260C50">
      <w:pPr>
        <w:pStyle w:val="TOC3"/>
        <w:tabs>
          <w:tab w:val="left" w:pos="1200"/>
          <w:tab w:val="right" w:leader="dot" w:pos="9350"/>
        </w:tabs>
        <w:rPr>
          <w:rFonts w:eastAsiaTheme="minorEastAsia"/>
          <w:i w:val="0"/>
          <w:iCs w:val="0"/>
          <w:noProof/>
          <w:color w:val="000000" w:themeColor="text1"/>
          <w:kern w:val="2"/>
          <w:sz w:val="22"/>
          <w:szCs w:val="22"/>
          <w:lang w:eastAsia="ja-JP"/>
          <w14:ligatures w14:val="standardContextual"/>
        </w:rPr>
      </w:pPr>
      <w:hyperlink w:anchor="_Toc183458981" w:history="1">
        <w:r w:rsidRPr="003808DB">
          <w:rPr>
            <w:rStyle w:val="Hyperlink"/>
            <w:noProof/>
            <w:color w:val="000000" w:themeColor="text1"/>
            <w:sz w:val="22"/>
            <w:szCs w:val="22"/>
          </w:rPr>
          <w:t>2.3</w:t>
        </w:r>
        <w:r w:rsidRPr="003808DB">
          <w:rPr>
            <w:rFonts w:eastAsiaTheme="minorEastAsia"/>
            <w:i w:val="0"/>
            <w:iCs w:val="0"/>
            <w:noProof/>
            <w:color w:val="000000" w:themeColor="text1"/>
            <w:kern w:val="2"/>
            <w:sz w:val="22"/>
            <w:szCs w:val="22"/>
            <w:lang w:eastAsia="ja-JP"/>
            <w14:ligatures w14:val="standardContextual"/>
          </w:rPr>
          <w:tab/>
        </w:r>
        <w:r w:rsidRPr="003808DB">
          <w:rPr>
            <w:rStyle w:val="Hyperlink"/>
            <w:noProof/>
            <w:color w:val="000000" w:themeColor="text1"/>
            <w:sz w:val="22"/>
            <w:szCs w:val="22"/>
          </w:rPr>
          <w:t>System constraints</w:t>
        </w:r>
        <w:r w:rsidRPr="003808DB">
          <w:rPr>
            <w:noProof/>
            <w:webHidden/>
            <w:color w:val="000000" w:themeColor="text1"/>
            <w:sz w:val="22"/>
            <w:szCs w:val="22"/>
          </w:rPr>
          <w:tab/>
        </w:r>
        <w:r w:rsidRPr="003808DB">
          <w:rPr>
            <w:noProof/>
            <w:webHidden/>
            <w:color w:val="000000" w:themeColor="text1"/>
            <w:sz w:val="22"/>
            <w:szCs w:val="22"/>
          </w:rPr>
          <w:fldChar w:fldCharType="begin"/>
        </w:r>
        <w:r w:rsidRPr="003808DB">
          <w:rPr>
            <w:noProof/>
            <w:webHidden/>
            <w:color w:val="000000" w:themeColor="text1"/>
            <w:sz w:val="22"/>
            <w:szCs w:val="22"/>
          </w:rPr>
          <w:instrText xml:space="preserve"> PAGEREF _Toc183458981 \h </w:instrText>
        </w:r>
        <w:r w:rsidRPr="003808DB">
          <w:rPr>
            <w:noProof/>
            <w:webHidden/>
            <w:color w:val="000000" w:themeColor="text1"/>
            <w:sz w:val="22"/>
            <w:szCs w:val="22"/>
          </w:rPr>
        </w:r>
        <w:r w:rsidRPr="003808DB">
          <w:rPr>
            <w:noProof/>
            <w:webHidden/>
            <w:color w:val="000000" w:themeColor="text1"/>
            <w:sz w:val="22"/>
            <w:szCs w:val="22"/>
          </w:rPr>
          <w:fldChar w:fldCharType="separate"/>
        </w:r>
        <w:r w:rsidRPr="003808DB">
          <w:rPr>
            <w:noProof/>
            <w:webHidden/>
            <w:color w:val="000000" w:themeColor="text1"/>
            <w:sz w:val="22"/>
            <w:szCs w:val="22"/>
          </w:rPr>
          <w:t>5</w:t>
        </w:r>
        <w:r w:rsidRPr="003808DB">
          <w:rPr>
            <w:noProof/>
            <w:webHidden/>
            <w:color w:val="000000" w:themeColor="text1"/>
            <w:sz w:val="22"/>
            <w:szCs w:val="22"/>
          </w:rPr>
          <w:fldChar w:fldCharType="end"/>
        </w:r>
      </w:hyperlink>
    </w:p>
    <w:p w:rsidR="00260C50" w:rsidRPr="003808DB" w:rsidRDefault="00260C50" w:rsidP="00260C50">
      <w:pPr>
        <w:pStyle w:val="TOC2"/>
        <w:rPr>
          <w:rFonts w:eastAsiaTheme="minorEastAsia"/>
          <w:smallCaps w:val="0"/>
          <w:noProof/>
          <w:color w:val="000000" w:themeColor="text1"/>
          <w:kern w:val="2"/>
          <w:sz w:val="22"/>
          <w:szCs w:val="22"/>
          <w:lang w:eastAsia="ja-JP"/>
          <w14:ligatures w14:val="standardContextual"/>
        </w:rPr>
      </w:pPr>
      <w:hyperlink w:anchor="_Toc183458982" w:history="1">
        <w:r w:rsidRPr="003808DB">
          <w:rPr>
            <w:rStyle w:val="Hyperlink"/>
            <w:noProof/>
            <w:color w:val="000000" w:themeColor="text1"/>
            <w:sz w:val="22"/>
            <w:szCs w:val="22"/>
          </w:rPr>
          <w:t>3.</w:t>
        </w:r>
        <w:r w:rsidRPr="003808DB">
          <w:rPr>
            <w:rFonts w:eastAsiaTheme="minorEastAsia"/>
            <w:smallCaps w:val="0"/>
            <w:noProof/>
            <w:color w:val="000000" w:themeColor="text1"/>
            <w:kern w:val="2"/>
            <w:sz w:val="22"/>
            <w:szCs w:val="22"/>
            <w:lang w:eastAsia="ja-JP"/>
            <w14:ligatures w14:val="standardContextual"/>
          </w:rPr>
          <w:tab/>
        </w:r>
        <w:r w:rsidRPr="003808DB">
          <w:rPr>
            <w:rStyle w:val="Hyperlink"/>
            <w:noProof/>
            <w:color w:val="000000" w:themeColor="text1"/>
            <w:sz w:val="22"/>
            <w:szCs w:val="22"/>
          </w:rPr>
          <w:t>External Interface Requirements</w:t>
        </w:r>
        <w:r w:rsidRPr="003808DB">
          <w:rPr>
            <w:noProof/>
            <w:webHidden/>
            <w:color w:val="000000" w:themeColor="text1"/>
            <w:sz w:val="22"/>
            <w:szCs w:val="22"/>
          </w:rPr>
          <w:tab/>
          <w:t>6</w:t>
        </w:r>
      </w:hyperlink>
    </w:p>
    <w:p w:rsidR="00260C50" w:rsidRPr="003808DB" w:rsidRDefault="00260C50" w:rsidP="00260C50">
      <w:pPr>
        <w:pStyle w:val="TOC3"/>
        <w:tabs>
          <w:tab w:val="left" w:pos="1200"/>
          <w:tab w:val="right" w:leader="dot" w:pos="9350"/>
        </w:tabs>
        <w:rPr>
          <w:rFonts w:eastAsiaTheme="minorEastAsia"/>
          <w:i w:val="0"/>
          <w:iCs w:val="0"/>
          <w:noProof/>
          <w:color w:val="000000" w:themeColor="text1"/>
          <w:kern w:val="2"/>
          <w:sz w:val="22"/>
          <w:szCs w:val="22"/>
          <w:lang w:eastAsia="ja-JP"/>
          <w14:ligatures w14:val="standardContextual"/>
        </w:rPr>
      </w:pPr>
      <w:hyperlink w:anchor="_Toc183458983" w:history="1">
        <w:r w:rsidRPr="003808DB">
          <w:rPr>
            <w:rStyle w:val="Hyperlink"/>
            <w:noProof/>
            <w:color w:val="000000" w:themeColor="text1"/>
            <w:sz w:val="22"/>
            <w:szCs w:val="22"/>
          </w:rPr>
          <w:t>3.1</w:t>
        </w:r>
        <w:r w:rsidRPr="003808DB">
          <w:rPr>
            <w:rFonts w:eastAsiaTheme="minorEastAsia"/>
            <w:i w:val="0"/>
            <w:iCs w:val="0"/>
            <w:noProof/>
            <w:color w:val="000000" w:themeColor="text1"/>
            <w:kern w:val="2"/>
            <w:sz w:val="22"/>
            <w:szCs w:val="22"/>
            <w:lang w:eastAsia="ja-JP"/>
            <w14:ligatures w14:val="standardContextual"/>
          </w:rPr>
          <w:tab/>
        </w:r>
        <w:r w:rsidRPr="003808DB">
          <w:rPr>
            <w:rStyle w:val="Hyperlink"/>
            <w:noProof/>
            <w:color w:val="000000" w:themeColor="text1"/>
            <w:sz w:val="22"/>
            <w:szCs w:val="22"/>
          </w:rPr>
          <w:t>Hardware Interfaces</w:t>
        </w:r>
        <w:r w:rsidRPr="003808DB">
          <w:rPr>
            <w:noProof/>
            <w:webHidden/>
            <w:color w:val="000000" w:themeColor="text1"/>
            <w:sz w:val="22"/>
            <w:szCs w:val="22"/>
          </w:rPr>
          <w:tab/>
        </w:r>
        <w:r w:rsidRPr="003808DB">
          <w:rPr>
            <w:noProof/>
            <w:webHidden/>
            <w:color w:val="000000" w:themeColor="text1"/>
            <w:sz w:val="22"/>
            <w:szCs w:val="22"/>
          </w:rPr>
          <w:fldChar w:fldCharType="begin"/>
        </w:r>
        <w:r w:rsidRPr="003808DB">
          <w:rPr>
            <w:noProof/>
            <w:webHidden/>
            <w:color w:val="000000" w:themeColor="text1"/>
            <w:sz w:val="22"/>
            <w:szCs w:val="22"/>
          </w:rPr>
          <w:instrText xml:space="preserve"> PAGEREF _Toc183458983 \h </w:instrText>
        </w:r>
        <w:r w:rsidRPr="003808DB">
          <w:rPr>
            <w:noProof/>
            <w:webHidden/>
            <w:color w:val="000000" w:themeColor="text1"/>
            <w:sz w:val="22"/>
            <w:szCs w:val="22"/>
          </w:rPr>
        </w:r>
        <w:r w:rsidRPr="003808DB">
          <w:rPr>
            <w:noProof/>
            <w:webHidden/>
            <w:color w:val="000000" w:themeColor="text1"/>
            <w:sz w:val="22"/>
            <w:szCs w:val="22"/>
          </w:rPr>
          <w:fldChar w:fldCharType="separate"/>
        </w:r>
        <w:r w:rsidRPr="003808DB">
          <w:rPr>
            <w:noProof/>
            <w:webHidden/>
            <w:color w:val="000000" w:themeColor="text1"/>
            <w:sz w:val="22"/>
            <w:szCs w:val="22"/>
          </w:rPr>
          <w:t>6</w:t>
        </w:r>
        <w:r w:rsidRPr="003808DB">
          <w:rPr>
            <w:noProof/>
            <w:webHidden/>
            <w:color w:val="000000" w:themeColor="text1"/>
            <w:sz w:val="22"/>
            <w:szCs w:val="22"/>
          </w:rPr>
          <w:fldChar w:fldCharType="end"/>
        </w:r>
      </w:hyperlink>
    </w:p>
    <w:p w:rsidR="00260C50" w:rsidRPr="003808DB" w:rsidRDefault="00260C50" w:rsidP="00260C50">
      <w:pPr>
        <w:pStyle w:val="TOC3"/>
        <w:tabs>
          <w:tab w:val="left" w:pos="1200"/>
          <w:tab w:val="right" w:leader="dot" w:pos="9350"/>
        </w:tabs>
        <w:rPr>
          <w:noProof/>
          <w:color w:val="000000" w:themeColor="text1"/>
          <w:sz w:val="22"/>
          <w:szCs w:val="22"/>
        </w:rPr>
      </w:pPr>
      <w:hyperlink w:anchor="_Toc183458984" w:history="1">
        <w:r w:rsidRPr="003808DB">
          <w:rPr>
            <w:rStyle w:val="Hyperlink"/>
            <w:noProof/>
            <w:color w:val="000000" w:themeColor="text1"/>
            <w:sz w:val="22"/>
            <w:szCs w:val="22"/>
          </w:rPr>
          <w:t>3.2</w:t>
        </w:r>
        <w:r w:rsidRPr="003808DB">
          <w:rPr>
            <w:rFonts w:eastAsiaTheme="minorEastAsia"/>
            <w:i w:val="0"/>
            <w:iCs w:val="0"/>
            <w:noProof/>
            <w:color w:val="000000" w:themeColor="text1"/>
            <w:kern w:val="2"/>
            <w:sz w:val="22"/>
            <w:szCs w:val="22"/>
            <w:lang w:eastAsia="ja-JP"/>
            <w14:ligatures w14:val="standardContextual"/>
          </w:rPr>
          <w:tab/>
        </w:r>
        <w:r w:rsidRPr="003808DB">
          <w:rPr>
            <w:rStyle w:val="Hyperlink"/>
            <w:noProof/>
            <w:color w:val="000000" w:themeColor="text1"/>
            <w:sz w:val="22"/>
            <w:szCs w:val="22"/>
          </w:rPr>
          <w:t>Software Interfaces</w:t>
        </w:r>
        <w:r w:rsidRPr="003808DB">
          <w:rPr>
            <w:noProof/>
            <w:webHidden/>
            <w:color w:val="000000" w:themeColor="text1"/>
            <w:sz w:val="22"/>
            <w:szCs w:val="22"/>
          </w:rPr>
          <w:tab/>
        </w:r>
        <w:r w:rsidRPr="003808DB">
          <w:rPr>
            <w:noProof/>
            <w:webHidden/>
            <w:color w:val="000000" w:themeColor="text1"/>
            <w:sz w:val="22"/>
            <w:szCs w:val="22"/>
          </w:rPr>
          <w:fldChar w:fldCharType="begin"/>
        </w:r>
        <w:r w:rsidRPr="003808DB">
          <w:rPr>
            <w:noProof/>
            <w:webHidden/>
            <w:color w:val="000000" w:themeColor="text1"/>
            <w:sz w:val="22"/>
            <w:szCs w:val="22"/>
          </w:rPr>
          <w:instrText xml:space="preserve"> PAGEREF _Toc183458984 \h </w:instrText>
        </w:r>
        <w:r w:rsidRPr="003808DB">
          <w:rPr>
            <w:noProof/>
            <w:webHidden/>
            <w:color w:val="000000" w:themeColor="text1"/>
            <w:sz w:val="22"/>
            <w:szCs w:val="22"/>
          </w:rPr>
        </w:r>
        <w:r w:rsidRPr="003808DB">
          <w:rPr>
            <w:noProof/>
            <w:webHidden/>
            <w:color w:val="000000" w:themeColor="text1"/>
            <w:sz w:val="22"/>
            <w:szCs w:val="22"/>
          </w:rPr>
          <w:fldChar w:fldCharType="separate"/>
        </w:r>
        <w:r w:rsidRPr="003808DB">
          <w:rPr>
            <w:noProof/>
            <w:webHidden/>
            <w:color w:val="000000" w:themeColor="text1"/>
            <w:sz w:val="22"/>
            <w:szCs w:val="22"/>
          </w:rPr>
          <w:t>6</w:t>
        </w:r>
        <w:r w:rsidRPr="003808DB">
          <w:rPr>
            <w:noProof/>
            <w:webHidden/>
            <w:color w:val="000000" w:themeColor="text1"/>
            <w:sz w:val="22"/>
            <w:szCs w:val="22"/>
          </w:rPr>
          <w:fldChar w:fldCharType="end"/>
        </w:r>
      </w:hyperlink>
    </w:p>
    <w:p w:rsidR="00260C50" w:rsidRPr="003808DB" w:rsidRDefault="00260C50" w:rsidP="00260C50">
      <w:pPr>
        <w:rPr>
          <w:color w:val="000000" w:themeColor="text1"/>
        </w:rPr>
      </w:pPr>
    </w:p>
    <w:p w:rsidR="00260C50" w:rsidRPr="003808DB" w:rsidRDefault="00260C50" w:rsidP="00260C50">
      <w:pPr>
        <w:pStyle w:val="TOC2"/>
        <w:rPr>
          <w:rFonts w:eastAsiaTheme="minorEastAsia"/>
          <w:smallCaps w:val="0"/>
          <w:noProof/>
          <w:color w:val="000000" w:themeColor="text1"/>
          <w:kern w:val="2"/>
          <w:sz w:val="22"/>
          <w:szCs w:val="22"/>
          <w:lang w:eastAsia="ja-JP"/>
          <w14:ligatures w14:val="standardContextual"/>
        </w:rPr>
      </w:pPr>
      <w:hyperlink w:anchor="_Toc183458986" w:history="1">
        <w:r w:rsidRPr="003808DB">
          <w:rPr>
            <w:rStyle w:val="Hyperlink"/>
            <w:noProof/>
            <w:color w:val="000000" w:themeColor="text1"/>
            <w:sz w:val="22"/>
            <w:szCs w:val="22"/>
          </w:rPr>
          <w:t>4.</w:t>
        </w:r>
        <w:r w:rsidRPr="003808DB">
          <w:rPr>
            <w:rFonts w:eastAsiaTheme="minorEastAsia"/>
            <w:smallCaps w:val="0"/>
            <w:noProof/>
            <w:color w:val="000000" w:themeColor="text1"/>
            <w:kern w:val="2"/>
            <w:sz w:val="22"/>
            <w:szCs w:val="22"/>
            <w:lang w:eastAsia="ja-JP"/>
            <w14:ligatures w14:val="standardContextual"/>
          </w:rPr>
          <w:tab/>
        </w:r>
        <w:r w:rsidRPr="003808DB">
          <w:rPr>
            <w:rStyle w:val="Hyperlink"/>
            <w:noProof/>
            <w:color w:val="000000" w:themeColor="text1"/>
            <w:sz w:val="22"/>
            <w:szCs w:val="22"/>
          </w:rPr>
          <w:t>Functional Requirements</w:t>
        </w:r>
        <w:r w:rsidRPr="003808DB">
          <w:rPr>
            <w:noProof/>
            <w:webHidden/>
            <w:color w:val="000000" w:themeColor="text1"/>
            <w:sz w:val="22"/>
            <w:szCs w:val="22"/>
          </w:rPr>
          <w:tab/>
        </w:r>
        <w:r w:rsidRPr="003808DB">
          <w:rPr>
            <w:noProof/>
            <w:webHidden/>
            <w:color w:val="000000" w:themeColor="text1"/>
            <w:sz w:val="22"/>
            <w:szCs w:val="22"/>
          </w:rPr>
          <w:fldChar w:fldCharType="begin"/>
        </w:r>
        <w:r w:rsidRPr="003808DB">
          <w:rPr>
            <w:noProof/>
            <w:webHidden/>
            <w:color w:val="000000" w:themeColor="text1"/>
            <w:sz w:val="22"/>
            <w:szCs w:val="22"/>
          </w:rPr>
          <w:instrText xml:space="preserve"> PAGEREF _Toc183458986 \h </w:instrText>
        </w:r>
        <w:r w:rsidRPr="003808DB">
          <w:rPr>
            <w:noProof/>
            <w:webHidden/>
            <w:color w:val="000000" w:themeColor="text1"/>
            <w:sz w:val="22"/>
            <w:szCs w:val="22"/>
          </w:rPr>
        </w:r>
        <w:r w:rsidRPr="003808DB">
          <w:rPr>
            <w:noProof/>
            <w:webHidden/>
            <w:color w:val="000000" w:themeColor="text1"/>
            <w:sz w:val="22"/>
            <w:szCs w:val="22"/>
          </w:rPr>
          <w:fldChar w:fldCharType="separate"/>
        </w:r>
        <w:r w:rsidRPr="003808DB">
          <w:rPr>
            <w:noProof/>
            <w:webHidden/>
            <w:color w:val="000000" w:themeColor="text1"/>
            <w:sz w:val="22"/>
            <w:szCs w:val="22"/>
          </w:rPr>
          <w:t>6</w:t>
        </w:r>
        <w:r w:rsidRPr="003808DB">
          <w:rPr>
            <w:noProof/>
            <w:webHidden/>
            <w:color w:val="000000" w:themeColor="text1"/>
            <w:sz w:val="22"/>
            <w:szCs w:val="22"/>
          </w:rPr>
          <w:fldChar w:fldCharType="end"/>
        </w:r>
      </w:hyperlink>
    </w:p>
    <w:p w:rsidR="00260C50" w:rsidRPr="003808DB" w:rsidRDefault="00260C50" w:rsidP="00260C50">
      <w:pPr>
        <w:pStyle w:val="TOC2"/>
        <w:rPr>
          <w:rFonts w:eastAsiaTheme="minorEastAsia"/>
          <w:smallCaps w:val="0"/>
          <w:noProof/>
          <w:color w:val="000000" w:themeColor="text1"/>
          <w:kern w:val="2"/>
          <w:sz w:val="22"/>
          <w:szCs w:val="22"/>
          <w:lang w:eastAsia="ja-JP"/>
          <w14:ligatures w14:val="standardContextual"/>
        </w:rPr>
      </w:pPr>
      <w:hyperlink w:anchor="_Toc183458987" w:history="1">
        <w:r w:rsidRPr="003808DB">
          <w:rPr>
            <w:rStyle w:val="Hyperlink"/>
            <w:noProof/>
            <w:color w:val="000000" w:themeColor="text1"/>
            <w:sz w:val="22"/>
            <w:szCs w:val="22"/>
          </w:rPr>
          <w:t>5.</w:t>
        </w:r>
        <w:r w:rsidRPr="003808DB">
          <w:rPr>
            <w:rFonts w:eastAsiaTheme="minorEastAsia"/>
            <w:smallCaps w:val="0"/>
            <w:noProof/>
            <w:color w:val="000000" w:themeColor="text1"/>
            <w:kern w:val="2"/>
            <w:sz w:val="22"/>
            <w:szCs w:val="22"/>
            <w:lang w:eastAsia="ja-JP"/>
            <w14:ligatures w14:val="standardContextual"/>
          </w:rPr>
          <w:tab/>
        </w:r>
        <w:r w:rsidRPr="003808DB">
          <w:rPr>
            <w:rStyle w:val="Hyperlink"/>
            <w:noProof/>
            <w:color w:val="000000" w:themeColor="text1"/>
            <w:sz w:val="22"/>
            <w:szCs w:val="22"/>
          </w:rPr>
          <w:t>Non-functional Requirements</w:t>
        </w:r>
        <w:r w:rsidRPr="003808DB">
          <w:rPr>
            <w:noProof/>
            <w:webHidden/>
            <w:color w:val="000000" w:themeColor="text1"/>
            <w:sz w:val="22"/>
            <w:szCs w:val="22"/>
          </w:rPr>
          <w:tab/>
          <w:t>6</w:t>
        </w:r>
      </w:hyperlink>
    </w:p>
    <w:p w:rsidR="00260C50" w:rsidRPr="003808DB" w:rsidRDefault="00260C50" w:rsidP="00260C50">
      <w:pPr>
        <w:pStyle w:val="TOC3"/>
        <w:tabs>
          <w:tab w:val="left" w:pos="1200"/>
          <w:tab w:val="right" w:leader="dot" w:pos="9350"/>
        </w:tabs>
        <w:rPr>
          <w:rFonts w:eastAsiaTheme="minorEastAsia"/>
          <w:i w:val="0"/>
          <w:iCs w:val="0"/>
          <w:noProof/>
          <w:color w:val="000000" w:themeColor="text1"/>
          <w:kern w:val="2"/>
          <w:sz w:val="22"/>
          <w:szCs w:val="22"/>
          <w:lang w:eastAsia="ja-JP"/>
          <w14:ligatures w14:val="standardContextual"/>
        </w:rPr>
      </w:pPr>
      <w:hyperlink w:anchor="_Toc183458988" w:history="1">
        <w:r w:rsidRPr="003808DB">
          <w:rPr>
            <w:rStyle w:val="Hyperlink"/>
            <w:noProof/>
            <w:color w:val="000000" w:themeColor="text1"/>
            <w:sz w:val="22"/>
            <w:szCs w:val="22"/>
          </w:rPr>
          <w:t>5.1</w:t>
        </w:r>
        <w:r w:rsidRPr="003808DB">
          <w:rPr>
            <w:rFonts w:eastAsiaTheme="minorEastAsia"/>
            <w:i w:val="0"/>
            <w:iCs w:val="0"/>
            <w:noProof/>
            <w:color w:val="000000" w:themeColor="text1"/>
            <w:kern w:val="2"/>
            <w:sz w:val="22"/>
            <w:szCs w:val="22"/>
            <w:lang w:eastAsia="ja-JP"/>
            <w14:ligatures w14:val="standardContextual"/>
          </w:rPr>
          <w:tab/>
        </w:r>
        <w:r w:rsidRPr="003808DB">
          <w:rPr>
            <w:rStyle w:val="Hyperlink"/>
            <w:noProof/>
            <w:color w:val="000000" w:themeColor="text1"/>
            <w:sz w:val="22"/>
            <w:szCs w:val="22"/>
          </w:rPr>
          <w:t>Performance Requirements</w:t>
        </w:r>
        <w:r w:rsidRPr="003808DB">
          <w:rPr>
            <w:noProof/>
            <w:webHidden/>
            <w:color w:val="000000" w:themeColor="text1"/>
            <w:sz w:val="22"/>
            <w:szCs w:val="22"/>
          </w:rPr>
          <w:tab/>
          <w:t>6</w:t>
        </w:r>
      </w:hyperlink>
    </w:p>
    <w:p w:rsidR="00260C50" w:rsidRPr="003808DB" w:rsidRDefault="00260C50" w:rsidP="00260C50">
      <w:pPr>
        <w:pStyle w:val="TOC3"/>
        <w:tabs>
          <w:tab w:val="left" w:pos="1200"/>
          <w:tab w:val="right" w:leader="dot" w:pos="9350"/>
        </w:tabs>
        <w:rPr>
          <w:noProof/>
          <w:color w:val="000000" w:themeColor="text1"/>
          <w:sz w:val="22"/>
          <w:szCs w:val="22"/>
        </w:rPr>
      </w:pPr>
      <w:hyperlink w:anchor="_Toc183458989" w:history="1">
        <w:r w:rsidRPr="003808DB">
          <w:rPr>
            <w:rStyle w:val="Hyperlink"/>
            <w:noProof/>
            <w:color w:val="000000" w:themeColor="text1"/>
            <w:sz w:val="22"/>
            <w:szCs w:val="22"/>
          </w:rPr>
          <w:t>5.2</w:t>
        </w:r>
        <w:r w:rsidRPr="003808DB">
          <w:rPr>
            <w:rFonts w:eastAsiaTheme="minorEastAsia"/>
            <w:i w:val="0"/>
            <w:iCs w:val="0"/>
            <w:noProof/>
            <w:color w:val="000000" w:themeColor="text1"/>
            <w:kern w:val="2"/>
            <w:sz w:val="22"/>
            <w:szCs w:val="22"/>
            <w:lang w:eastAsia="ja-JP"/>
            <w14:ligatures w14:val="standardContextual"/>
          </w:rPr>
          <w:tab/>
        </w:r>
        <w:r w:rsidRPr="003808DB">
          <w:rPr>
            <w:rStyle w:val="Hyperlink"/>
            <w:noProof/>
            <w:color w:val="000000" w:themeColor="text1"/>
            <w:sz w:val="22"/>
            <w:szCs w:val="22"/>
          </w:rPr>
          <w:t>Safety Requirements</w:t>
        </w:r>
        <w:r w:rsidRPr="003808DB">
          <w:rPr>
            <w:noProof/>
            <w:webHidden/>
            <w:color w:val="000000" w:themeColor="text1"/>
            <w:sz w:val="22"/>
            <w:szCs w:val="22"/>
          </w:rPr>
          <w:tab/>
        </w:r>
        <w:r w:rsidRPr="003808DB">
          <w:rPr>
            <w:noProof/>
            <w:webHidden/>
            <w:color w:val="000000" w:themeColor="text1"/>
            <w:sz w:val="22"/>
            <w:szCs w:val="22"/>
          </w:rPr>
          <w:fldChar w:fldCharType="begin"/>
        </w:r>
        <w:r w:rsidRPr="003808DB">
          <w:rPr>
            <w:noProof/>
            <w:webHidden/>
            <w:color w:val="000000" w:themeColor="text1"/>
            <w:sz w:val="22"/>
            <w:szCs w:val="22"/>
          </w:rPr>
          <w:instrText xml:space="preserve"> PAGEREF _Toc183458989 \h </w:instrText>
        </w:r>
        <w:r w:rsidRPr="003808DB">
          <w:rPr>
            <w:noProof/>
            <w:webHidden/>
            <w:color w:val="000000" w:themeColor="text1"/>
            <w:sz w:val="22"/>
            <w:szCs w:val="22"/>
          </w:rPr>
        </w:r>
        <w:r w:rsidRPr="003808DB">
          <w:rPr>
            <w:noProof/>
            <w:webHidden/>
            <w:color w:val="000000" w:themeColor="text1"/>
            <w:sz w:val="22"/>
            <w:szCs w:val="22"/>
          </w:rPr>
          <w:fldChar w:fldCharType="separate"/>
        </w:r>
        <w:r w:rsidRPr="003808DB">
          <w:rPr>
            <w:noProof/>
            <w:webHidden/>
            <w:color w:val="000000" w:themeColor="text1"/>
            <w:sz w:val="22"/>
            <w:szCs w:val="22"/>
          </w:rPr>
          <w:t>7</w:t>
        </w:r>
        <w:r w:rsidRPr="003808DB">
          <w:rPr>
            <w:noProof/>
            <w:webHidden/>
            <w:color w:val="000000" w:themeColor="text1"/>
            <w:sz w:val="22"/>
            <w:szCs w:val="22"/>
          </w:rPr>
          <w:fldChar w:fldCharType="end"/>
        </w:r>
      </w:hyperlink>
    </w:p>
    <w:p w:rsidR="00260C50" w:rsidRPr="003808DB" w:rsidRDefault="00260C50" w:rsidP="00260C50">
      <w:pPr>
        <w:rPr>
          <w:color w:val="000000" w:themeColor="text1"/>
        </w:rPr>
      </w:pPr>
    </w:p>
    <w:p w:rsidR="00260C50" w:rsidRPr="003808DB" w:rsidRDefault="00260C50" w:rsidP="00260C50">
      <w:pPr>
        <w:pStyle w:val="TOC2"/>
        <w:rPr>
          <w:rFonts w:eastAsiaTheme="minorEastAsia"/>
          <w:smallCaps w:val="0"/>
          <w:noProof/>
          <w:color w:val="000000" w:themeColor="text1"/>
          <w:kern w:val="2"/>
          <w:sz w:val="22"/>
          <w:szCs w:val="22"/>
          <w:lang w:eastAsia="ja-JP"/>
          <w14:ligatures w14:val="standardContextual"/>
        </w:rPr>
      </w:pPr>
      <w:hyperlink w:anchor="_Toc183458992" w:history="1">
        <w:r w:rsidRPr="003808DB">
          <w:rPr>
            <w:rStyle w:val="Hyperlink"/>
            <w:noProof/>
            <w:color w:val="000000" w:themeColor="text1"/>
            <w:sz w:val="22"/>
            <w:szCs w:val="22"/>
          </w:rPr>
          <w:t>6.</w:t>
        </w:r>
        <w:r w:rsidRPr="003808DB">
          <w:rPr>
            <w:rFonts w:eastAsiaTheme="minorEastAsia"/>
            <w:smallCaps w:val="0"/>
            <w:noProof/>
            <w:color w:val="000000" w:themeColor="text1"/>
            <w:kern w:val="2"/>
            <w:sz w:val="22"/>
            <w:szCs w:val="22"/>
            <w:lang w:eastAsia="ja-JP"/>
            <w14:ligatures w14:val="standardContextual"/>
          </w:rPr>
          <w:tab/>
        </w:r>
        <w:r w:rsidRPr="003808DB">
          <w:rPr>
            <w:rStyle w:val="Hyperlink"/>
            <w:noProof/>
            <w:color w:val="000000" w:themeColor="text1"/>
            <w:sz w:val="22"/>
            <w:szCs w:val="22"/>
          </w:rPr>
          <w:t>Assumptions and Dependencies</w:t>
        </w:r>
        <w:r w:rsidRPr="003808DB">
          <w:rPr>
            <w:noProof/>
            <w:webHidden/>
            <w:color w:val="000000" w:themeColor="text1"/>
            <w:sz w:val="22"/>
            <w:szCs w:val="22"/>
          </w:rPr>
          <w:tab/>
        </w:r>
        <w:r w:rsidRPr="003808DB">
          <w:rPr>
            <w:noProof/>
            <w:webHidden/>
            <w:color w:val="000000" w:themeColor="text1"/>
            <w:sz w:val="22"/>
            <w:szCs w:val="22"/>
          </w:rPr>
          <w:fldChar w:fldCharType="begin"/>
        </w:r>
        <w:r w:rsidRPr="003808DB">
          <w:rPr>
            <w:noProof/>
            <w:webHidden/>
            <w:color w:val="000000" w:themeColor="text1"/>
            <w:sz w:val="22"/>
            <w:szCs w:val="22"/>
          </w:rPr>
          <w:instrText xml:space="preserve"> PAGEREF _Toc183458992 \h </w:instrText>
        </w:r>
        <w:r w:rsidRPr="003808DB">
          <w:rPr>
            <w:noProof/>
            <w:webHidden/>
            <w:color w:val="000000" w:themeColor="text1"/>
            <w:sz w:val="22"/>
            <w:szCs w:val="22"/>
          </w:rPr>
        </w:r>
        <w:r w:rsidRPr="003808DB">
          <w:rPr>
            <w:noProof/>
            <w:webHidden/>
            <w:color w:val="000000" w:themeColor="text1"/>
            <w:sz w:val="22"/>
            <w:szCs w:val="22"/>
          </w:rPr>
          <w:fldChar w:fldCharType="separate"/>
        </w:r>
        <w:r w:rsidRPr="003808DB">
          <w:rPr>
            <w:noProof/>
            <w:webHidden/>
            <w:color w:val="000000" w:themeColor="text1"/>
            <w:sz w:val="22"/>
            <w:szCs w:val="22"/>
          </w:rPr>
          <w:t>7</w:t>
        </w:r>
        <w:r w:rsidRPr="003808DB">
          <w:rPr>
            <w:noProof/>
            <w:webHidden/>
            <w:color w:val="000000" w:themeColor="text1"/>
            <w:sz w:val="22"/>
            <w:szCs w:val="22"/>
          </w:rPr>
          <w:fldChar w:fldCharType="end"/>
        </w:r>
      </w:hyperlink>
    </w:p>
    <w:p w:rsidR="001C4F5C" w:rsidRPr="003808DB" w:rsidRDefault="00260C50" w:rsidP="00260C50">
      <w:pPr>
        <w:spacing w:line="360" w:lineRule="auto"/>
        <w:jc w:val="both"/>
        <w:rPr>
          <w:ins w:id="13" w:author="Farrukh Saleem" w:date="2002-03-05T10:16:00Z"/>
          <w:color w:val="000000" w:themeColor="text1"/>
        </w:rPr>
      </w:pPr>
      <w:r w:rsidRPr="003808DB">
        <w:rPr>
          <w:smallCaps/>
          <w:color w:val="000000" w:themeColor="text1"/>
          <w:sz w:val="22"/>
          <w:szCs w:val="22"/>
        </w:rPr>
        <w:fldChar w:fldCharType="end"/>
      </w:r>
    </w:p>
    <w:p w:rsidR="001C4F5C" w:rsidRPr="003808DB" w:rsidRDefault="001104F5">
      <w:pPr>
        <w:jc w:val="both"/>
        <w:rPr>
          <w:color w:val="000000" w:themeColor="text1"/>
          <w:sz w:val="22"/>
          <w:szCs w:val="22"/>
        </w:rPr>
      </w:pPr>
      <w:r w:rsidRPr="003808DB">
        <w:rPr>
          <w:color w:val="000000" w:themeColor="text1"/>
          <w:sz w:val="22"/>
          <w:szCs w:val="22"/>
        </w:rPr>
        <w:t xml:space="preserve"> </w:t>
      </w:r>
      <w:ins w:id="14" w:author="Farrukh Saleem" w:date="2002-03-05T10:10:00Z">
        <w:r w:rsidRPr="003808DB">
          <w:rPr>
            <w:color w:val="000000" w:themeColor="text1"/>
            <w:sz w:val="22"/>
            <w:szCs w:val="22"/>
          </w:rPr>
          <w:br w:type="page"/>
        </w:r>
      </w:ins>
      <w:bookmarkStart w:id="15" w:name="_Toc5423677"/>
      <w:ins w:id="16" w:author="Farrukh Saleem" w:date="2002-04-01T11:17:00Z">
        <w:del w:id="17" w:author="Maryum Zaidi" w:date="2002-04-04T17:29:00Z">
          <w:r w:rsidRPr="003808DB">
            <w:rPr>
              <w:color w:val="000000" w:themeColor="text1"/>
              <w:sz w:val="22"/>
              <w:szCs w:val="22"/>
            </w:rPr>
            <w:br/>
          </w:r>
        </w:del>
      </w:ins>
      <w:bookmarkStart w:id="18" w:name="_Toc534602073"/>
      <w:bookmarkStart w:id="19" w:name="_Toc534602228"/>
      <w:bookmarkEnd w:id="15"/>
    </w:p>
    <w:p w:rsidR="00CD084A" w:rsidRPr="00431C00" w:rsidRDefault="3FAC3AED" w:rsidP="0069311B">
      <w:pPr>
        <w:pStyle w:val="h1"/>
        <w:numPr>
          <w:ilvl w:val="0"/>
          <w:numId w:val="6"/>
        </w:numPr>
        <w:spacing w:after="120"/>
        <w:ind w:left="389" w:hanging="389"/>
        <w:jc w:val="both"/>
        <w:rPr>
          <w:rFonts w:ascii="Times New Roman" w:hAnsi="Times New Roman"/>
          <w:color w:val="000000" w:themeColor="text1"/>
        </w:rPr>
      </w:pPr>
      <w:bookmarkStart w:id="20" w:name="_Toc534602076"/>
      <w:bookmarkStart w:id="21" w:name="_Toc534602231"/>
      <w:bookmarkStart w:id="22" w:name="_Toc150874124"/>
      <w:bookmarkStart w:id="23" w:name="_Toc218685084"/>
      <w:bookmarkStart w:id="24" w:name="_Toc218685178"/>
      <w:bookmarkEnd w:id="18"/>
      <w:bookmarkEnd w:id="19"/>
      <w:r w:rsidRPr="00431C00">
        <w:rPr>
          <w:rFonts w:ascii="Times New Roman" w:hAnsi="Times New Roman"/>
          <w:color w:val="000000" w:themeColor="text1"/>
          <w:sz w:val="32"/>
          <w:szCs w:val="32"/>
        </w:rPr>
        <w:lastRenderedPageBreak/>
        <w:t>Introduction</w:t>
      </w:r>
      <w:bookmarkStart w:id="25" w:name="_Toc534602232"/>
      <w:bookmarkStart w:id="26" w:name="_Toc534602077"/>
      <w:bookmarkEnd w:id="20"/>
      <w:bookmarkEnd w:id="21"/>
      <w:bookmarkEnd w:id="22"/>
      <w:bookmarkEnd w:id="23"/>
      <w:bookmarkEnd w:id="24"/>
    </w:p>
    <w:p w:rsidR="00F3780E" w:rsidRPr="00431C00" w:rsidRDefault="00586A17" w:rsidP="00F3780E">
      <w:pPr>
        <w:pStyle w:val="NormalWeb"/>
        <w:rPr>
          <w:rFonts w:eastAsia="Times New Roman"/>
          <w:color w:val="000000" w:themeColor="text1"/>
          <w:sz w:val="24"/>
          <w:szCs w:val="24"/>
        </w:rPr>
      </w:pPr>
      <w:r w:rsidRPr="00431C00">
        <w:rPr>
          <w:color w:val="000000" w:themeColor="text1"/>
          <w:sz w:val="24"/>
          <w:szCs w:val="24"/>
        </w:rPr>
        <w:t>AI Face Analyzer is a website</w:t>
      </w:r>
      <w:r w:rsidRPr="00431C00">
        <w:rPr>
          <w:b/>
          <w:color w:val="000000" w:themeColor="text1"/>
          <w:sz w:val="24"/>
          <w:szCs w:val="24"/>
        </w:rPr>
        <w:t xml:space="preserve"> </w:t>
      </w:r>
      <w:r w:rsidR="00F3780E" w:rsidRPr="00431C00">
        <w:rPr>
          <w:rFonts w:eastAsia="Times New Roman"/>
          <w:color w:val="000000" w:themeColor="text1"/>
          <w:sz w:val="24"/>
          <w:szCs w:val="24"/>
        </w:rPr>
        <w:t>designed to analyze human fac</w:t>
      </w:r>
      <w:r w:rsidR="003808DB" w:rsidRPr="00431C00">
        <w:rPr>
          <w:rFonts w:eastAsia="Times New Roman"/>
          <w:color w:val="000000" w:themeColor="text1"/>
          <w:sz w:val="24"/>
          <w:szCs w:val="24"/>
        </w:rPr>
        <w:t xml:space="preserve">ial images and identify various </w:t>
      </w:r>
      <w:r w:rsidR="000B091C">
        <w:rPr>
          <w:rFonts w:eastAsia="Times New Roman"/>
          <w:color w:val="000000" w:themeColor="text1"/>
          <w:sz w:val="24"/>
          <w:szCs w:val="24"/>
        </w:rPr>
        <w:t xml:space="preserve"> </w:t>
      </w:r>
      <w:r w:rsidR="00D204B8" w:rsidRPr="00431C00">
        <w:rPr>
          <w:rFonts w:eastAsia="Times New Roman"/>
          <w:color w:val="000000" w:themeColor="text1"/>
          <w:sz w:val="24"/>
          <w:szCs w:val="24"/>
        </w:rPr>
        <w:t xml:space="preserve"> </w:t>
      </w:r>
      <w:r w:rsidR="00F3780E" w:rsidRPr="00431C00">
        <w:rPr>
          <w:rFonts w:eastAsia="Times New Roman"/>
          <w:color w:val="000000" w:themeColor="text1"/>
          <w:sz w:val="24"/>
          <w:szCs w:val="24"/>
        </w:rPr>
        <w:t>skin-related issues using advanced image processing and machine learning techniques. With increasing demand for personalized skincare solutions and the growin</w:t>
      </w:r>
      <w:r w:rsidR="00A9695B">
        <w:rPr>
          <w:rFonts w:eastAsia="Times New Roman"/>
          <w:color w:val="000000" w:themeColor="text1"/>
          <w:sz w:val="24"/>
          <w:szCs w:val="24"/>
        </w:rPr>
        <w:t xml:space="preserve">g awareness around skin health, </w:t>
      </w:r>
      <w:r w:rsidR="00F3780E" w:rsidRPr="00431C00">
        <w:rPr>
          <w:rFonts w:eastAsia="Times New Roman"/>
          <w:color w:val="000000" w:themeColor="text1"/>
          <w:sz w:val="24"/>
          <w:szCs w:val="24"/>
        </w:rPr>
        <w:t>this project aims to bridge the gap between technology and skincare by offe</w:t>
      </w:r>
      <w:r w:rsidR="000B091C">
        <w:rPr>
          <w:rFonts w:eastAsia="Times New Roman"/>
          <w:color w:val="000000" w:themeColor="text1"/>
          <w:sz w:val="24"/>
          <w:szCs w:val="24"/>
        </w:rPr>
        <w:t xml:space="preserve">ring users a quick, accessible </w:t>
      </w:r>
      <w:r w:rsidR="00F3780E" w:rsidRPr="00431C00">
        <w:rPr>
          <w:rFonts w:eastAsia="Times New Roman"/>
          <w:color w:val="000000" w:themeColor="text1"/>
          <w:sz w:val="24"/>
          <w:szCs w:val="24"/>
        </w:rPr>
        <w:t>and informative platform to evaluate their facial skin condition.</w:t>
      </w:r>
      <w:r w:rsidR="00A9695B">
        <w:rPr>
          <w:rFonts w:eastAsia="Times New Roman"/>
          <w:color w:val="000000" w:themeColor="text1"/>
          <w:sz w:val="24"/>
          <w:szCs w:val="24"/>
        </w:rPr>
        <w:t xml:space="preserve"> </w:t>
      </w:r>
      <w:r w:rsidR="00F3780E" w:rsidRPr="00431C00">
        <w:rPr>
          <w:rFonts w:eastAsia="Times New Roman"/>
          <w:color w:val="000000" w:themeColor="text1"/>
          <w:sz w:val="24"/>
          <w:szCs w:val="24"/>
        </w:rPr>
        <w:t>Users can upload their fac</w:t>
      </w:r>
      <w:r w:rsidR="00A9695B">
        <w:rPr>
          <w:rFonts w:eastAsia="Times New Roman"/>
          <w:color w:val="000000" w:themeColor="text1"/>
          <w:sz w:val="24"/>
          <w:szCs w:val="24"/>
        </w:rPr>
        <w:t xml:space="preserve">ial images through the website </w:t>
      </w:r>
      <w:r w:rsidR="00F3780E" w:rsidRPr="00431C00">
        <w:rPr>
          <w:rFonts w:eastAsia="Times New Roman"/>
          <w:color w:val="000000" w:themeColor="text1"/>
          <w:sz w:val="24"/>
          <w:szCs w:val="24"/>
        </w:rPr>
        <w:t xml:space="preserve">which will then process the image to detect and analyze common skin problems such as </w:t>
      </w:r>
      <w:r w:rsidR="00A9695B">
        <w:rPr>
          <w:rFonts w:eastAsia="Times New Roman"/>
          <w:color w:val="000000" w:themeColor="text1"/>
          <w:sz w:val="24"/>
          <w:szCs w:val="24"/>
        </w:rPr>
        <w:t xml:space="preserve">acne, </w:t>
      </w:r>
      <w:r w:rsidR="004D55FB" w:rsidRPr="00431C00">
        <w:rPr>
          <w:rFonts w:eastAsia="Times New Roman"/>
          <w:color w:val="000000" w:themeColor="text1"/>
          <w:sz w:val="24"/>
          <w:szCs w:val="24"/>
        </w:rPr>
        <w:t xml:space="preserve">dark </w:t>
      </w:r>
      <w:r w:rsidR="000B091C">
        <w:rPr>
          <w:rFonts w:eastAsia="Times New Roman"/>
          <w:color w:val="000000" w:themeColor="text1"/>
          <w:sz w:val="24"/>
          <w:szCs w:val="24"/>
        </w:rPr>
        <w:t>spots,</w:t>
      </w:r>
      <w:r w:rsidR="00A9695B">
        <w:rPr>
          <w:rFonts w:eastAsia="Times New Roman"/>
          <w:color w:val="000000" w:themeColor="text1"/>
          <w:sz w:val="24"/>
          <w:szCs w:val="24"/>
        </w:rPr>
        <w:t xml:space="preserve"> </w:t>
      </w:r>
      <w:r w:rsidR="004D55FB" w:rsidRPr="00431C00">
        <w:rPr>
          <w:rFonts w:eastAsia="Times New Roman"/>
          <w:color w:val="000000" w:themeColor="text1"/>
          <w:sz w:val="24"/>
          <w:szCs w:val="24"/>
        </w:rPr>
        <w:t>pigmentation</w:t>
      </w:r>
      <w:proofErr w:type="gramStart"/>
      <w:r w:rsidR="004D55FB" w:rsidRPr="00431C00">
        <w:rPr>
          <w:rFonts w:eastAsia="Times New Roman"/>
          <w:color w:val="000000" w:themeColor="text1"/>
          <w:sz w:val="24"/>
          <w:szCs w:val="24"/>
        </w:rPr>
        <w:t>,</w:t>
      </w:r>
      <w:r w:rsidR="00A9695B">
        <w:rPr>
          <w:rFonts w:eastAsia="Times New Roman"/>
          <w:color w:val="000000" w:themeColor="text1"/>
          <w:sz w:val="24"/>
          <w:szCs w:val="24"/>
        </w:rPr>
        <w:t xml:space="preserve">  </w:t>
      </w:r>
      <w:r w:rsidR="004D55FB" w:rsidRPr="00431C00">
        <w:rPr>
          <w:rFonts w:eastAsia="Times New Roman"/>
          <w:color w:val="000000" w:themeColor="text1"/>
          <w:sz w:val="24"/>
          <w:szCs w:val="24"/>
        </w:rPr>
        <w:t>wrinkles</w:t>
      </w:r>
      <w:proofErr w:type="gramEnd"/>
      <w:r w:rsidR="004D55FB" w:rsidRPr="00431C00">
        <w:rPr>
          <w:rFonts w:eastAsia="Times New Roman"/>
          <w:color w:val="000000" w:themeColor="text1"/>
          <w:sz w:val="24"/>
          <w:szCs w:val="24"/>
        </w:rPr>
        <w:t>,</w:t>
      </w:r>
      <w:r w:rsidR="00A9695B">
        <w:rPr>
          <w:rFonts w:eastAsia="Times New Roman"/>
          <w:color w:val="000000" w:themeColor="text1"/>
          <w:sz w:val="24"/>
          <w:szCs w:val="24"/>
        </w:rPr>
        <w:t xml:space="preserve"> </w:t>
      </w:r>
      <w:r w:rsidR="004D55FB" w:rsidRPr="00431C00">
        <w:rPr>
          <w:rFonts w:eastAsia="Times New Roman"/>
          <w:color w:val="000000" w:themeColor="text1"/>
          <w:sz w:val="24"/>
          <w:szCs w:val="24"/>
        </w:rPr>
        <w:t>fine lines</w:t>
      </w:r>
      <w:r w:rsidR="00F3780E" w:rsidRPr="00431C00">
        <w:rPr>
          <w:rFonts w:eastAsia="Times New Roman"/>
          <w:color w:val="000000" w:themeColor="text1"/>
          <w:sz w:val="24"/>
          <w:szCs w:val="24"/>
        </w:rPr>
        <w:t xml:space="preserve"> and uneven skin tone. The system will display the r</w:t>
      </w:r>
      <w:r w:rsidR="000B091C">
        <w:rPr>
          <w:rFonts w:eastAsia="Times New Roman"/>
          <w:color w:val="000000" w:themeColor="text1"/>
          <w:sz w:val="24"/>
          <w:szCs w:val="24"/>
        </w:rPr>
        <w:t xml:space="preserve">esults in terms of percentages </w:t>
      </w:r>
      <w:r w:rsidR="00F3780E" w:rsidRPr="00431C00">
        <w:rPr>
          <w:rFonts w:eastAsia="Times New Roman"/>
          <w:color w:val="000000" w:themeColor="text1"/>
          <w:sz w:val="24"/>
          <w:szCs w:val="24"/>
        </w:rPr>
        <w:t>indicating the extent or severity of each identified skin issue. For instance, the platform may inform a user that their skin shows signs of 40% acne, 20%</w:t>
      </w:r>
      <w:r w:rsidR="000B091C">
        <w:rPr>
          <w:rFonts w:eastAsia="Times New Roman"/>
          <w:color w:val="000000" w:themeColor="text1"/>
          <w:sz w:val="24"/>
          <w:szCs w:val="24"/>
        </w:rPr>
        <w:t xml:space="preserve"> pigmentation and 10% wrinkles</w:t>
      </w:r>
      <w:r w:rsidR="00F3780E" w:rsidRPr="00431C00">
        <w:rPr>
          <w:rFonts w:eastAsia="Times New Roman"/>
          <w:color w:val="000000" w:themeColor="text1"/>
          <w:sz w:val="24"/>
          <w:szCs w:val="24"/>
        </w:rPr>
        <w:t xml:space="preserve"> allowing them to understand their skin profile in a clear and quantitative manner.</w:t>
      </w:r>
      <w:r w:rsidR="00A9695B">
        <w:rPr>
          <w:rFonts w:eastAsia="Times New Roman"/>
          <w:color w:val="000000" w:themeColor="text1"/>
          <w:sz w:val="24"/>
          <w:szCs w:val="24"/>
        </w:rPr>
        <w:t xml:space="preserve"> </w:t>
      </w:r>
      <w:r w:rsidR="00F3780E" w:rsidRPr="00431C00">
        <w:rPr>
          <w:rFonts w:eastAsia="Times New Roman"/>
          <w:color w:val="000000" w:themeColor="text1"/>
          <w:sz w:val="24"/>
          <w:szCs w:val="24"/>
        </w:rPr>
        <w:t>The analysis is powered by artificial intelligence models trained on der</w:t>
      </w:r>
      <w:r w:rsidR="000B091C">
        <w:rPr>
          <w:rFonts w:eastAsia="Times New Roman"/>
          <w:color w:val="000000" w:themeColor="text1"/>
          <w:sz w:val="24"/>
          <w:szCs w:val="24"/>
        </w:rPr>
        <w:t>matologically labeled datasets,</w:t>
      </w:r>
      <w:r w:rsidR="00A9695B">
        <w:rPr>
          <w:rFonts w:eastAsia="Times New Roman"/>
          <w:color w:val="000000" w:themeColor="text1"/>
          <w:sz w:val="24"/>
          <w:szCs w:val="24"/>
        </w:rPr>
        <w:t xml:space="preserve"> </w:t>
      </w:r>
      <w:r w:rsidR="00F3780E" w:rsidRPr="00431C00">
        <w:rPr>
          <w:rFonts w:eastAsia="Times New Roman"/>
          <w:color w:val="000000" w:themeColor="text1"/>
          <w:sz w:val="24"/>
          <w:szCs w:val="24"/>
        </w:rPr>
        <w:t>ensuring accurat</w:t>
      </w:r>
      <w:r w:rsidR="000B091C">
        <w:rPr>
          <w:rFonts w:eastAsia="Times New Roman"/>
          <w:color w:val="000000" w:themeColor="text1"/>
          <w:sz w:val="24"/>
          <w:szCs w:val="24"/>
        </w:rPr>
        <w:t>e and consistent results.</w:t>
      </w:r>
      <w:r w:rsidR="00A9695B">
        <w:rPr>
          <w:rFonts w:eastAsia="Times New Roman"/>
          <w:color w:val="000000" w:themeColor="text1"/>
          <w:sz w:val="24"/>
          <w:szCs w:val="24"/>
        </w:rPr>
        <w:t xml:space="preserve"> </w:t>
      </w:r>
      <w:r w:rsidR="00F3780E" w:rsidRPr="00431C00">
        <w:rPr>
          <w:rFonts w:eastAsia="Times New Roman"/>
          <w:color w:val="000000" w:themeColor="text1"/>
          <w:sz w:val="24"/>
          <w:szCs w:val="24"/>
        </w:rPr>
        <w:t>A key objective of this project is to offer a user-friendly and intuitive interface that works</w:t>
      </w:r>
      <w:r w:rsidR="000B091C">
        <w:rPr>
          <w:rFonts w:eastAsia="Times New Roman"/>
          <w:color w:val="000000" w:themeColor="text1"/>
          <w:sz w:val="24"/>
          <w:szCs w:val="24"/>
        </w:rPr>
        <w:t xml:space="preserve"> seamlessly across web browsers</w:t>
      </w:r>
      <w:r w:rsidR="00F3780E" w:rsidRPr="00431C00">
        <w:rPr>
          <w:rFonts w:eastAsia="Times New Roman"/>
          <w:color w:val="000000" w:themeColor="text1"/>
          <w:sz w:val="24"/>
          <w:szCs w:val="24"/>
        </w:rPr>
        <w:t xml:space="preserve"> both o</w:t>
      </w:r>
      <w:r w:rsidR="000B091C">
        <w:rPr>
          <w:rFonts w:eastAsia="Times New Roman"/>
          <w:color w:val="000000" w:themeColor="text1"/>
          <w:sz w:val="24"/>
          <w:szCs w:val="24"/>
        </w:rPr>
        <w:t>n desktop and mobile platforms.</w:t>
      </w:r>
      <w:r w:rsidR="00A9695B">
        <w:rPr>
          <w:rFonts w:eastAsia="Times New Roman"/>
          <w:color w:val="000000" w:themeColor="text1"/>
          <w:sz w:val="24"/>
          <w:szCs w:val="24"/>
        </w:rPr>
        <w:t xml:space="preserve"> </w:t>
      </w:r>
      <w:r w:rsidR="00F3780E" w:rsidRPr="00431C00">
        <w:rPr>
          <w:rFonts w:eastAsia="Times New Roman"/>
          <w:color w:val="000000" w:themeColor="text1"/>
          <w:sz w:val="24"/>
          <w:szCs w:val="24"/>
        </w:rPr>
        <w:t>The website will be built using responsive design principles, ensuring accessibility and ease of use.</w:t>
      </w:r>
      <w:r w:rsidR="00A9695B">
        <w:rPr>
          <w:rFonts w:eastAsia="Times New Roman"/>
          <w:color w:val="000000" w:themeColor="text1"/>
          <w:sz w:val="24"/>
          <w:szCs w:val="24"/>
        </w:rPr>
        <w:t xml:space="preserve"> </w:t>
      </w:r>
      <w:r w:rsidR="00F3780E" w:rsidRPr="00431C00">
        <w:rPr>
          <w:rFonts w:eastAsia="Times New Roman"/>
          <w:color w:val="000000" w:themeColor="text1"/>
          <w:sz w:val="24"/>
          <w:szCs w:val="24"/>
        </w:rPr>
        <w:t>User data privacy and image sec</w:t>
      </w:r>
      <w:r w:rsidR="000B091C">
        <w:rPr>
          <w:rFonts w:eastAsia="Times New Roman"/>
          <w:color w:val="000000" w:themeColor="text1"/>
          <w:sz w:val="24"/>
          <w:szCs w:val="24"/>
        </w:rPr>
        <w:t>urity are paramount; therefore,</w:t>
      </w:r>
      <w:r w:rsidR="00A9695B">
        <w:rPr>
          <w:rFonts w:eastAsia="Times New Roman"/>
          <w:color w:val="000000" w:themeColor="text1"/>
          <w:sz w:val="24"/>
          <w:szCs w:val="24"/>
        </w:rPr>
        <w:t xml:space="preserve"> </w:t>
      </w:r>
      <w:r w:rsidR="00F3780E" w:rsidRPr="00431C00">
        <w:rPr>
          <w:rFonts w:eastAsia="Times New Roman"/>
          <w:color w:val="000000" w:themeColor="text1"/>
          <w:sz w:val="24"/>
          <w:szCs w:val="24"/>
        </w:rPr>
        <w:t>the system will incorporate necessary safeguards to prevent misuse or unauthorized access to sensitive information. This includes secure image upload mechani</w:t>
      </w:r>
      <w:r w:rsidR="000B091C">
        <w:rPr>
          <w:rFonts w:eastAsia="Times New Roman"/>
          <w:color w:val="000000" w:themeColor="text1"/>
          <w:sz w:val="24"/>
          <w:szCs w:val="24"/>
        </w:rPr>
        <w:t>sms,</w:t>
      </w:r>
      <w:r w:rsidR="00A9695B">
        <w:rPr>
          <w:rFonts w:eastAsia="Times New Roman"/>
          <w:color w:val="000000" w:themeColor="text1"/>
          <w:sz w:val="24"/>
          <w:szCs w:val="24"/>
        </w:rPr>
        <w:t xml:space="preserve"> </w:t>
      </w:r>
      <w:r w:rsidR="00F3780E" w:rsidRPr="00431C00">
        <w:rPr>
          <w:rFonts w:eastAsia="Times New Roman"/>
          <w:color w:val="000000" w:themeColor="text1"/>
          <w:sz w:val="24"/>
          <w:szCs w:val="24"/>
        </w:rPr>
        <w:t>e</w:t>
      </w:r>
      <w:r w:rsidR="000B091C">
        <w:rPr>
          <w:rFonts w:eastAsia="Times New Roman"/>
          <w:color w:val="000000" w:themeColor="text1"/>
          <w:sz w:val="24"/>
          <w:szCs w:val="24"/>
        </w:rPr>
        <w:t xml:space="preserve">ncrypted storage (if required) </w:t>
      </w:r>
      <w:r w:rsidR="00F3780E" w:rsidRPr="00431C00">
        <w:rPr>
          <w:rFonts w:eastAsia="Times New Roman"/>
          <w:color w:val="000000" w:themeColor="text1"/>
          <w:sz w:val="24"/>
          <w:szCs w:val="24"/>
        </w:rPr>
        <w:t>and clear user consent protocols regarding data usage and privacy.</w:t>
      </w:r>
      <w:r w:rsidR="00A9695B">
        <w:rPr>
          <w:rFonts w:eastAsia="Times New Roman"/>
          <w:color w:val="000000" w:themeColor="text1"/>
          <w:sz w:val="24"/>
          <w:szCs w:val="24"/>
        </w:rPr>
        <w:t xml:space="preserve"> </w:t>
      </w:r>
      <w:r w:rsidR="00F3780E" w:rsidRPr="00431C00">
        <w:rPr>
          <w:rFonts w:eastAsia="Times New Roman"/>
          <w:color w:val="000000" w:themeColor="text1"/>
          <w:sz w:val="24"/>
          <w:szCs w:val="24"/>
        </w:rPr>
        <w:t>From a tech</w:t>
      </w:r>
      <w:r w:rsidR="00D204B8" w:rsidRPr="00431C00">
        <w:rPr>
          <w:rFonts w:eastAsia="Times New Roman"/>
          <w:color w:val="000000" w:themeColor="text1"/>
          <w:sz w:val="24"/>
          <w:szCs w:val="24"/>
        </w:rPr>
        <w:t xml:space="preserve">nical perspective, the system’s </w:t>
      </w:r>
      <w:r w:rsidR="00F3780E" w:rsidRPr="00431C00">
        <w:rPr>
          <w:rFonts w:eastAsia="Times New Roman"/>
          <w:color w:val="000000" w:themeColor="text1"/>
          <w:sz w:val="24"/>
          <w:szCs w:val="24"/>
        </w:rPr>
        <w:t>architecture will involve front-end development using modern web technologies, a back-end service for AI model integration, and a robust database to manage temporary user sessions and logs. The proposed solution is intend</w:t>
      </w:r>
      <w:r w:rsidR="000B091C">
        <w:rPr>
          <w:rFonts w:eastAsia="Times New Roman"/>
          <w:color w:val="000000" w:themeColor="text1"/>
          <w:sz w:val="24"/>
          <w:szCs w:val="24"/>
        </w:rPr>
        <w:t>ed to be lightweight,</w:t>
      </w:r>
      <w:r w:rsidR="00A9695B">
        <w:rPr>
          <w:rFonts w:eastAsia="Times New Roman"/>
          <w:color w:val="000000" w:themeColor="text1"/>
          <w:sz w:val="24"/>
          <w:szCs w:val="24"/>
        </w:rPr>
        <w:t xml:space="preserve"> </w:t>
      </w:r>
      <w:r w:rsidR="000B091C">
        <w:rPr>
          <w:rFonts w:eastAsia="Times New Roman"/>
          <w:color w:val="000000" w:themeColor="text1"/>
          <w:sz w:val="24"/>
          <w:szCs w:val="24"/>
        </w:rPr>
        <w:t>efficient,</w:t>
      </w:r>
      <w:r w:rsidR="00A9695B">
        <w:rPr>
          <w:rFonts w:eastAsia="Times New Roman"/>
          <w:color w:val="000000" w:themeColor="text1"/>
          <w:sz w:val="24"/>
          <w:szCs w:val="24"/>
        </w:rPr>
        <w:t xml:space="preserve"> </w:t>
      </w:r>
      <w:r w:rsidR="000B091C">
        <w:rPr>
          <w:rFonts w:eastAsia="Times New Roman"/>
          <w:color w:val="000000" w:themeColor="text1"/>
          <w:sz w:val="24"/>
          <w:szCs w:val="24"/>
        </w:rPr>
        <w:t>scalable and</w:t>
      </w:r>
      <w:r w:rsidR="00F3780E" w:rsidRPr="00431C00">
        <w:rPr>
          <w:rFonts w:eastAsia="Times New Roman"/>
          <w:color w:val="000000" w:themeColor="text1"/>
          <w:sz w:val="24"/>
          <w:szCs w:val="24"/>
        </w:rPr>
        <w:t xml:space="preserve"> capable of handling multiple users and providing real-time feedback without noticeable delays.</w:t>
      </w:r>
      <w:r w:rsidR="00A9695B">
        <w:rPr>
          <w:rFonts w:eastAsia="Times New Roman"/>
          <w:color w:val="000000" w:themeColor="text1"/>
          <w:sz w:val="24"/>
          <w:szCs w:val="24"/>
        </w:rPr>
        <w:t xml:space="preserve"> </w:t>
      </w:r>
      <w:r w:rsidR="00F3780E" w:rsidRPr="00431C00">
        <w:rPr>
          <w:rFonts w:eastAsia="Times New Roman"/>
          <w:color w:val="000000" w:themeColor="text1"/>
          <w:sz w:val="24"/>
          <w:szCs w:val="24"/>
        </w:rPr>
        <w:t>The ultimate goal of this project is to p</w:t>
      </w:r>
      <w:r w:rsidR="000B091C">
        <w:rPr>
          <w:rFonts w:eastAsia="Times New Roman"/>
          <w:color w:val="000000" w:themeColor="text1"/>
          <w:sz w:val="24"/>
          <w:szCs w:val="24"/>
        </w:rPr>
        <w:t>rovide an intelligent, reliable</w:t>
      </w:r>
      <w:r w:rsidR="00F3780E" w:rsidRPr="00431C00">
        <w:rPr>
          <w:rFonts w:eastAsia="Times New Roman"/>
          <w:color w:val="000000" w:themeColor="text1"/>
          <w:sz w:val="24"/>
          <w:szCs w:val="24"/>
        </w:rPr>
        <w:t xml:space="preserve"> and accessible solution that empowers individuals to monitor and understand their skin health without needing to visit a dermatologist for a preliminary assessment. While it is not intended to repla</w:t>
      </w:r>
      <w:r w:rsidR="000B091C">
        <w:rPr>
          <w:rFonts w:eastAsia="Times New Roman"/>
          <w:color w:val="000000" w:themeColor="text1"/>
          <w:sz w:val="24"/>
          <w:szCs w:val="24"/>
        </w:rPr>
        <w:t>ce professional medical advice,</w:t>
      </w:r>
      <w:r w:rsidR="00A9695B">
        <w:rPr>
          <w:rFonts w:eastAsia="Times New Roman"/>
          <w:color w:val="000000" w:themeColor="text1"/>
          <w:sz w:val="24"/>
          <w:szCs w:val="24"/>
        </w:rPr>
        <w:t xml:space="preserve"> </w:t>
      </w:r>
      <w:r w:rsidR="00F3780E" w:rsidRPr="00431C00">
        <w:rPr>
          <w:rFonts w:eastAsia="Times New Roman"/>
          <w:color w:val="000000" w:themeColor="text1"/>
          <w:sz w:val="24"/>
          <w:szCs w:val="24"/>
        </w:rPr>
        <w:t xml:space="preserve">the system can serve as a useful self-assessment tool for skincare awareness and early detection of skin concerns. By combining technology with </w:t>
      </w:r>
      <w:r w:rsidR="000B091C">
        <w:rPr>
          <w:rFonts w:eastAsia="Times New Roman"/>
          <w:color w:val="000000" w:themeColor="text1"/>
          <w:sz w:val="24"/>
          <w:szCs w:val="24"/>
        </w:rPr>
        <w:t>real-world health applications,</w:t>
      </w:r>
      <w:r w:rsidR="00A9695B">
        <w:rPr>
          <w:rFonts w:eastAsia="Times New Roman"/>
          <w:color w:val="000000" w:themeColor="text1"/>
          <w:sz w:val="24"/>
          <w:szCs w:val="24"/>
        </w:rPr>
        <w:t xml:space="preserve"> </w:t>
      </w:r>
      <w:r w:rsidR="00F3780E" w:rsidRPr="00431C00">
        <w:rPr>
          <w:rFonts w:eastAsia="Times New Roman"/>
          <w:color w:val="000000" w:themeColor="text1"/>
          <w:sz w:val="24"/>
          <w:szCs w:val="24"/>
        </w:rPr>
        <w:t>this project showcases the potential of computer science in contributing to personal well-being and innovation in the health-tech domain.</w:t>
      </w:r>
    </w:p>
    <w:p w:rsidR="006605C6" w:rsidRPr="00431C00" w:rsidRDefault="006605C6" w:rsidP="00586A17">
      <w:pPr>
        <w:pStyle w:val="h1"/>
        <w:spacing w:after="120"/>
        <w:ind w:left="389"/>
        <w:jc w:val="both"/>
        <w:rPr>
          <w:rFonts w:ascii="Times New Roman" w:hAnsi="Times New Roman"/>
          <w:b w:val="0"/>
          <w:color w:val="000000" w:themeColor="text1"/>
          <w:sz w:val="22"/>
          <w:szCs w:val="22"/>
        </w:rPr>
      </w:pPr>
    </w:p>
    <w:p w:rsidR="001C4F5C" w:rsidRPr="00431C00" w:rsidRDefault="00A67A1D" w:rsidP="0069311B">
      <w:pPr>
        <w:pStyle w:val="H2"/>
        <w:numPr>
          <w:ilvl w:val="1"/>
          <w:numId w:val="6"/>
        </w:numPr>
        <w:tabs>
          <w:tab w:val="clear" w:pos="390"/>
        </w:tabs>
        <w:spacing w:after="120"/>
        <w:ind w:left="389" w:hanging="389"/>
        <w:jc w:val="both"/>
        <w:rPr>
          <w:color w:val="000000" w:themeColor="text1"/>
          <w:sz w:val="24"/>
        </w:rPr>
      </w:pPr>
      <w:bookmarkStart w:id="27" w:name="_Toc218685085"/>
      <w:bookmarkStart w:id="28" w:name="_Toc218685179"/>
      <w:r>
        <w:rPr>
          <w:color w:val="000000" w:themeColor="text1"/>
          <w:sz w:val="24"/>
        </w:rPr>
        <w:t>Purpose</w:t>
      </w:r>
      <w:bookmarkEnd w:id="27"/>
      <w:bookmarkEnd w:id="28"/>
      <w:r>
        <w:rPr>
          <w:color w:val="000000" w:themeColor="text1"/>
          <w:sz w:val="24"/>
        </w:rPr>
        <w:t xml:space="preserve"> </w:t>
      </w:r>
    </w:p>
    <w:bookmarkEnd w:id="25"/>
    <w:bookmarkEnd w:id="26"/>
    <w:p w:rsidR="00F3780E" w:rsidRPr="00431C00" w:rsidRDefault="006605C6" w:rsidP="006605C6">
      <w:pPr>
        <w:ind w:firstLine="389"/>
        <w:jc w:val="both"/>
        <w:rPr>
          <w:color w:val="000000" w:themeColor="text1"/>
        </w:rPr>
      </w:pPr>
      <w:r w:rsidRPr="00431C00">
        <w:rPr>
          <w:color w:val="000000" w:themeColor="text1"/>
          <w:sz w:val="22"/>
          <w:szCs w:val="22"/>
        </w:rPr>
        <w:t>This document serves as a comprehensive specification of system requirements for the development of a</w:t>
      </w:r>
      <w:r w:rsidR="00F3780E" w:rsidRPr="00431C00">
        <w:rPr>
          <w:color w:val="000000" w:themeColor="text1"/>
          <w:sz w:val="22"/>
          <w:szCs w:val="22"/>
        </w:rPr>
        <w:t>n AI Face Analyzer</w:t>
      </w:r>
      <w:r w:rsidR="000B091C">
        <w:rPr>
          <w:color w:val="000000" w:themeColor="text1"/>
          <w:sz w:val="22"/>
          <w:szCs w:val="22"/>
        </w:rPr>
        <w:t>.</w:t>
      </w:r>
      <w:r w:rsidR="00A9695B">
        <w:rPr>
          <w:color w:val="000000" w:themeColor="text1"/>
          <w:sz w:val="22"/>
          <w:szCs w:val="22"/>
        </w:rPr>
        <w:t xml:space="preserve"> </w:t>
      </w:r>
      <w:r w:rsidRPr="00431C00">
        <w:rPr>
          <w:color w:val="000000" w:themeColor="text1"/>
          <w:sz w:val="22"/>
          <w:szCs w:val="22"/>
        </w:rPr>
        <w:t>It outlines the technical and functional requirements essential for the s</w:t>
      </w:r>
      <w:r w:rsidR="00DD0552">
        <w:rPr>
          <w:color w:val="000000" w:themeColor="text1"/>
          <w:sz w:val="22"/>
          <w:szCs w:val="22"/>
        </w:rPr>
        <w:t>ystem’s development,</w:t>
      </w:r>
      <w:r w:rsidR="00A9695B">
        <w:rPr>
          <w:color w:val="000000" w:themeColor="text1"/>
          <w:sz w:val="22"/>
          <w:szCs w:val="22"/>
        </w:rPr>
        <w:t xml:space="preserve"> </w:t>
      </w:r>
      <w:r w:rsidR="000B091C">
        <w:rPr>
          <w:color w:val="000000" w:themeColor="text1"/>
          <w:sz w:val="22"/>
          <w:szCs w:val="22"/>
        </w:rPr>
        <w:t>operation and maintenance</w:t>
      </w:r>
      <w:r w:rsidRPr="00431C00">
        <w:rPr>
          <w:color w:val="000000" w:themeColor="text1"/>
          <w:sz w:val="22"/>
          <w:szCs w:val="22"/>
        </w:rPr>
        <w:t xml:space="preserve"> along with the environmental constraints and limitation</w:t>
      </w:r>
      <w:r w:rsidR="000B091C">
        <w:rPr>
          <w:color w:val="000000" w:themeColor="text1"/>
          <w:sz w:val="22"/>
          <w:szCs w:val="22"/>
        </w:rPr>
        <w:t>s under which it will function.</w:t>
      </w:r>
      <w:r w:rsidR="00A9695B">
        <w:rPr>
          <w:color w:val="000000" w:themeColor="text1"/>
          <w:sz w:val="22"/>
          <w:szCs w:val="22"/>
        </w:rPr>
        <w:t xml:space="preserve"> </w:t>
      </w:r>
      <w:r w:rsidRPr="00431C00">
        <w:rPr>
          <w:color w:val="000000" w:themeColor="text1"/>
          <w:sz w:val="22"/>
          <w:szCs w:val="22"/>
        </w:rPr>
        <w:t>The primary audience for this document includes proj</w:t>
      </w:r>
      <w:r w:rsidR="00DD0552">
        <w:rPr>
          <w:color w:val="000000" w:themeColor="text1"/>
          <w:sz w:val="22"/>
          <w:szCs w:val="22"/>
        </w:rPr>
        <w:t>ect stakeholders</w:t>
      </w:r>
      <w:r w:rsidRPr="00431C00">
        <w:rPr>
          <w:color w:val="000000" w:themeColor="text1"/>
          <w:sz w:val="22"/>
          <w:szCs w:val="22"/>
        </w:rPr>
        <w:t xml:space="preserve"> such as department admini</w:t>
      </w:r>
      <w:r w:rsidR="000B091C">
        <w:rPr>
          <w:color w:val="000000" w:themeColor="text1"/>
          <w:sz w:val="22"/>
          <w:szCs w:val="22"/>
        </w:rPr>
        <w:t>strators,</w:t>
      </w:r>
      <w:r w:rsidR="00A9695B">
        <w:rPr>
          <w:color w:val="000000" w:themeColor="text1"/>
          <w:sz w:val="22"/>
          <w:szCs w:val="22"/>
        </w:rPr>
        <w:t xml:space="preserve"> </w:t>
      </w:r>
      <w:r w:rsidR="000B091C">
        <w:rPr>
          <w:color w:val="000000" w:themeColor="text1"/>
          <w:sz w:val="22"/>
          <w:szCs w:val="22"/>
        </w:rPr>
        <w:t>developers,</w:t>
      </w:r>
      <w:r w:rsidR="00A9695B">
        <w:rPr>
          <w:color w:val="000000" w:themeColor="text1"/>
          <w:sz w:val="22"/>
          <w:szCs w:val="22"/>
        </w:rPr>
        <w:t xml:space="preserve"> </w:t>
      </w:r>
      <w:r w:rsidR="000B091C">
        <w:rPr>
          <w:color w:val="000000" w:themeColor="text1"/>
          <w:sz w:val="22"/>
          <w:szCs w:val="22"/>
        </w:rPr>
        <w:t>designers</w:t>
      </w:r>
      <w:r w:rsidRPr="00431C00">
        <w:rPr>
          <w:color w:val="000000" w:themeColor="text1"/>
          <w:sz w:val="22"/>
          <w:szCs w:val="22"/>
        </w:rPr>
        <w:t xml:space="preserve"> and other team members involved in the creation and implementation of the system. Faculty members such as students, staff, and external visitors will also benefit from the insights and details provided herein. This document aims to guide the development process and ensure alignment with the expectations and requirements of all relevant </w:t>
      </w:r>
      <w:r w:rsidRPr="000B091C">
        <w:rPr>
          <w:color w:val="000000" w:themeColor="text1"/>
          <w:sz w:val="22"/>
          <w:szCs w:val="22"/>
        </w:rPr>
        <w:t>stakeholders</w:t>
      </w:r>
      <w:r w:rsidR="00F3780E" w:rsidRPr="000B091C">
        <w:rPr>
          <w:color w:val="000000" w:themeColor="text1"/>
          <w:sz w:val="22"/>
          <w:szCs w:val="22"/>
        </w:rPr>
        <w:t>.</w:t>
      </w:r>
      <w:r w:rsidR="00A9695B">
        <w:rPr>
          <w:color w:val="000000" w:themeColor="text1"/>
          <w:sz w:val="22"/>
          <w:szCs w:val="22"/>
        </w:rPr>
        <w:t xml:space="preserve"> </w:t>
      </w:r>
      <w:r w:rsidR="00F3780E" w:rsidRPr="000B091C">
        <w:rPr>
          <w:color w:val="000000" w:themeColor="text1"/>
          <w:sz w:val="22"/>
          <w:szCs w:val="22"/>
        </w:rPr>
        <w:t xml:space="preserve">It also outlines system features, </w:t>
      </w:r>
      <w:r w:rsidR="00DD0552">
        <w:rPr>
          <w:color w:val="000000" w:themeColor="text1"/>
          <w:sz w:val="22"/>
          <w:szCs w:val="22"/>
        </w:rPr>
        <w:t>external interface requirements</w:t>
      </w:r>
      <w:r w:rsidR="00F3780E" w:rsidRPr="000B091C">
        <w:rPr>
          <w:color w:val="000000" w:themeColor="text1"/>
          <w:sz w:val="22"/>
          <w:szCs w:val="22"/>
        </w:rPr>
        <w:t xml:space="preserve"> and the overall design strategy.</w:t>
      </w:r>
    </w:p>
    <w:p w:rsidR="001C4F5C" w:rsidRPr="00431C00" w:rsidRDefault="006605C6" w:rsidP="006605C6">
      <w:pPr>
        <w:ind w:firstLine="389"/>
        <w:jc w:val="both"/>
        <w:rPr>
          <w:color w:val="000000" w:themeColor="text1"/>
          <w:sz w:val="22"/>
          <w:szCs w:val="22"/>
        </w:rPr>
      </w:pPr>
      <w:r w:rsidRPr="00431C00">
        <w:rPr>
          <w:color w:val="000000" w:themeColor="text1"/>
          <w:sz w:val="22"/>
          <w:szCs w:val="22"/>
        </w:rPr>
        <w:tab/>
      </w:r>
    </w:p>
    <w:p w:rsidR="006605C6" w:rsidRPr="00431C00" w:rsidRDefault="006605C6" w:rsidP="006605C6">
      <w:pPr>
        <w:ind w:firstLine="389"/>
        <w:jc w:val="both"/>
        <w:rPr>
          <w:color w:val="000000" w:themeColor="text1"/>
        </w:rPr>
      </w:pPr>
    </w:p>
    <w:p w:rsidR="006605C6" w:rsidRPr="00431C00" w:rsidRDefault="001104F5" w:rsidP="0069311B">
      <w:pPr>
        <w:pStyle w:val="H2"/>
        <w:numPr>
          <w:ilvl w:val="1"/>
          <w:numId w:val="6"/>
        </w:numPr>
        <w:spacing w:after="120"/>
        <w:ind w:left="389" w:hanging="389"/>
        <w:jc w:val="both"/>
        <w:rPr>
          <w:color w:val="000000" w:themeColor="text1"/>
          <w:sz w:val="24"/>
        </w:rPr>
      </w:pPr>
      <w:bookmarkStart w:id="29" w:name="_Toc534602078"/>
      <w:bookmarkStart w:id="30" w:name="_Toc534602233"/>
      <w:bookmarkStart w:id="31" w:name="_Toc218685086"/>
      <w:bookmarkStart w:id="32" w:name="_Toc218685180"/>
      <w:r w:rsidRPr="00431C00">
        <w:rPr>
          <w:color w:val="000000" w:themeColor="text1"/>
          <w:sz w:val="24"/>
        </w:rPr>
        <w:lastRenderedPageBreak/>
        <w:t>Project Overview</w:t>
      </w:r>
      <w:bookmarkStart w:id="33" w:name="_Hlk185416627"/>
      <w:bookmarkEnd w:id="31"/>
      <w:bookmarkEnd w:id="32"/>
    </w:p>
    <w:p w:rsidR="00F3780E" w:rsidRPr="000B091C" w:rsidRDefault="00F3780E" w:rsidP="006605C6">
      <w:pPr>
        <w:pStyle w:val="H2"/>
        <w:spacing w:after="120"/>
        <w:jc w:val="both"/>
        <w:rPr>
          <w:b w:val="0"/>
          <w:color w:val="000000" w:themeColor="text1"/>
          <w:sz w:val="22"/>
          <w:szCs w:val="22"/>
        </w:rPr>
      </w:pPr>
      <w:bookmarkStart w:id="34" w:name="_Toc218684944"/>
      <w:bookmarkStart w:id="35" w:name="_Toc218685087"/>
      <w:bookmarkStart w:id="36" w:name="_Toc218685181"/>
      <w:r w:rsidRPr="000B091C">
        <w:rPr>
          <w:b w:val="0"/>
          <w:color w:val="000000" w:themeColor="text1"/>
          <w:sz w:val="22"/>
          <w:szCs w:val="22"/>
        </w:rPr>
        <w:t>We are developing Face Analyzer which is an innovative web-based application designed to help users assess the condition of their facial skin th</w:t>
      </w:r>
      <w:r w:rsidR="00DD0552">
        <w:rPr>
          <w:b w:val="0"/>
          <w:color w:val="000000" w:themeColor="text1"/>
          <w:sz w:val="22"/>
          <w:szCs w:val="22"/>
        </w:rPr>
        <w:t>rough automated image analysis.</w:t>
      </w:r>
      <w:r w:rsidR="00A9695B">
        <w:rPr>
          <w:b w:val="0"/>
          <w:color w:val="000000" w:themeColor="text1"/>
          <w:sz w:val="22"/>
          <w:szCs w:val="22"/>
        </w:rPr>
        <w:t xml:space="preserve"> </w:t>
      </w:r>
      <w:r w:rsidRPr="000B091C">
        <w:rPr>
          <w:b w:val="0"/>
          <w:color w:val="000000" w:themeColor="text1"/>
          <w:sz w:val="22"/>
          <w:szCs w:val="22"/>
        </w:rPr>
        <w:t>By</w:t>
      </w:r>
      <w:r w:rsidR="003A536B" w:rsidRPr="000B091C">
        <w:rPr>
          <w:b w:val="0"/>
          <w:color w:val="000000" w:themeColor="text1"/>
          <w:sz w:val="22"/>
          <w:szCs w:val="22"/>
        </w:rPr>
        <w:t xml:space="preserve"> leveraging advanced AI models </w:t>
      </w:r>
      <w:r w:rsidRPr="000B091C">
        <w:rPr>
          <w:b w:val="0"/>
          <w:color w:val="000000" w:themeColor="text1"/>
          <w:sz w:val="22"/>
          <w:szCs w:val="22"/>
        </w:rPr>
        <w:t xml:space="preserve">and image processing techniques, the system detects common skin issues such </w:t>
      </w:r>
      <w:r w:rsidR="00DD0552">
        <w:rPr>
          <w:b w:val="0"/>
          <w:color w:val="000000" w:themeColor="text1"/>
          <w:sz w:val="22"/>
          <w:szCs w:val="22"/>
        </w:rPr>
        <w:t>as acne, pigmentation, wrinkles</w:t>
      </w:r>
      <w:r w:rsidRPr="000B091C">
        <w:rPr>
          <w:b w:val="0"/>
          <w:color w:val="000000" w:themeColor="text1"/>
          <w:sz w:val="22"/>
          <w:szCs w:val="22"/>
        </w:rPr>
        <w:t xml:space="preserve"> and uneven skin to</w:t>
      </w:r>
      <w:r w:rsidR="00DD0552">
        <w:rPr>
          <w:b w:val="0"/>
          <w:color w:val="000000" w:themeColor="text1"/>
          <w:sz w:val="22"/>
          <w:szCs w:val="22"/>
        </w:rPr>
        <w:t>ne from uploaded facial images.</w:t>
      </w:r>
      <w:r w:rsidR="00A9695B">
        <w:rPr>
          <w:b w:val="0"/>
          <w:color w:val="000000" w:themeColor="text1"/>
          <w:sz w:val="22"/>
          <w:szCs w:val="22"/>
        </w:rPr>
        <w:t xml:space="preserve"> </w:t>
      </w:r>
      <w:r w:rsidRPr="000B091C">
        <w:rPr>
          <w:b w:val="0"/>
          <w:color w:val="000000" w:themeColor="text1"/>
          <w:sz w:val="22"/>
          <w:szCs w:val="22"/>
        </w:rPr>
        <w:t>The analysis results are presented as percentage values that indicate the severity and presence of various skin problems, providing users with a clear and quantifiable understanding of their skin health. The platform is designed with a responsive and intuitive user interface to ensure easy access from both desktop and mobile devices. Security and privacy are key priorities; therefore, the system includes features to securely handle user ima</w:t>
      </w:r>
      <w:r w:rsidR="00DD0552">
        <w:rPr>
          <w:b w:val="0"/>
          <w:color w:val="000000" w:themeColor="text1"/>
          <w:sz w:val="22"/>
          <w:szCs w:val="22"/>
        </w:rPr>
        <w:t>ges and protect sensitive data.</w:t>
      </w:r>
      <w:r w:rsidR="00A9695B">
        <w:rPr>
          <w:b w:val="0"/>
          <w:color w:val="000000" w:themeColor="text1"/>
          <w:sz w:val="22"/>
          <w:szCs w:val="22"/>
        </w:rPr>
        <w:t xml:space="preserve"> </w:t>
      </w:r>
      <w:r w:rsidRPr="000B091C">
        <w:rPr>
          <w:b w:val="0"/>
          <w:color w:val="000000" w:themeColor="text1"/>
          <w:sz w:val="22"/>
          <w:szCs w:val="22"/>
        </w:rPr>
        <w:t>This project aims to offer a practical tool for self-assessment and awareness of skin conditions, empowering users to make informed skincare decisions and potentially seek professional advice when needed. Overall, the project integrates cutting-edge technology with user-centric design to</w:t>
      </w:r>
      <w:r w:rsidR="00DD0552">
        <w:rPr>
          <w:b w:val="0"/>
          <w:color w:val="000000" w:themeColor="text1"/>
          <w:sz w:val="22"/>
          <w:szCs w:val="22"/>
        </w:rPr>
        <w:t xml:space="preserve"> create an accessible, reliable</w:t>
      </w:r>
      <w:r w:rsidRPr="000B091C">
        <w:rPr>
          <w:b w:val="0"/>
          <w:color w:val="000000" w:themeColor="text1"/>
          <w:sz w:val="22"/>
          <w:szCs w:val="22"/>
        </w:rPr>
        <w:t xml:space="preserve"> and efficient solution for facial skin analysis.</w:t>
      </w:r>
      <w:bookmarkEnd w:id="34"/>
      <w:bookmarkEnd w:id="35"/>
      <w:bookmarkEnd w:id="36"/>
    </w:p>
    <w:p w:rsidR="006605C6" w:rsidRPr="00431C00" w:rsidRDefault="006605C6" w:rsidP="006605C6">
      <w:pPr>
        <w:pStyle w:val="Heading2"/>
        <w:tabs>
          <w:tab w:val="left" w:pos="613"/>
        </w:tabs>
        <w:jc w:val="both"/>
        <w:rPr>
          <w:rFonts w:ascii="Times New Roman" w:hAnsi="Times New Roman" w:cs="Times New Roman"/>
          <w:b w:val="0"/>
          <w:bCs w:val="0"/>
          <w:i w:val="0"/>
          <w:iCs w:val="0"/>
          <w:color w:val="000000" w:themeColor="text1"/>
          <w:spacing w:val="-2"/>
          <w:sz w:val="22"/>
          <w:szCs w:val="22"/>
        </w:rPr>
      </w:pPr>
    </w:p>
    <w:bookmarkEnd w:id="33"/>
    <w:p w:rsidR="1C605BA4" w:rsidRPr="00431C00" w:rsidRDefault="1C605BA4" w:rsidP="1C605BA4">
      <w:pPr>
        <w:jc w:val="both"/>
        <w:rPr>
          <w:color w:val="000000" w:themeColor="text1"/>
          <w:sz w:val="22"/>
          <w:szCs w:val="22"/>
        </w:rPr>
      </w:pPr>
    </w:p>
    <w:p w:rsidR="006605C6" w:rsidRPr="000B091C" w:rsidRDefault="001104F5" w:rsidP="0069311B">
      <w:pPr>
        <w:pStyle w:val="H2"/>
        <w:numPr>
          <w:ilvl w:val="1"/>
          <w:numId w:val="6"/>
        </w:numPr>
        <w:spacing w:after="120"/>
        <w:ind w:left="389" w:hanging="389"/>
        <w:jc w:val="both"/>
        <w:rPr>
          <w:color w:val="000000" w:themeColor="text1"/>
          <w:sz w:val="24"/>
        </w:rPr>
      </w:pPr>
      <w:bookmarkStart w:id="37" w:name="_Toc218685088"/>
      <w:bookmarkStart w:id="38" w:name="_Toc218685182"/>
      <w:r w:rsidRPr="000B091C">
        <w:rPr>
          <w:color w:val="000000" w:themeColor="text1"/>
          <w:sz w:val="24"/>
        </w:rPr>
        <w:t>Scope</w:t>
      </w:r>
      <w:bookmarkStart w:id="39" w:name="_Hlk185417750"/>
      <w:bookmarkEnd w:id="29"/>
      <w:bookmarkEnd w:id="30"/>
      <w:bookmarkEnd w:id="37"/>
      <w:bookmarkEnd w:id="38"/>
    </w:p>
    <w:p w:rsidR="006605C6" w:rsidRPr="000B091C" w:rsidRDefault="006605C6" w:rsidP="006605C6">
      <w:pPr>
        <w:pStyle w:val="H2"/>
        <w:spacing w:after="120"/>
        <w:jc w:val="both"/>
        <w:rPr>
          <w:bCs/>
          <w:color w:val="000000" w:themeColor="text1"/>
          <w:sz w:val="22"/>
          <w:szCs w:val="22"/>
        </w:rPr>
      </w:pPr>
      <w:bookmarkStart w:id="40" w:name="_Toc218685089"/>
      <w:bookmarkStart w:id="41" w:name="_Toc218685183"/>
      <w:r w:rsidRPr="000B091C">
        <w:rPr>
          <w:bCs/>
          <w:color w:val="000000" w:themeColor="text1"/>
          <w:sz w:val="22"/>
          <w:szCs w:val="22"/>
        </w:rPr>
        <w:t>In-Scope Features:</w:t>
      </w:r>
      <w:bookmarkEnd w:id="40"/>
      <w:bookmarkEnd w:id="41"/>
    </w:p>
    <w:p w:rsidR="003A5B83" w:rsidRPr="000B091C" w:rsidRDefault="003A5B83" w:rsidP="003A5B83">
      <w:pPr>
        <w:spacing w:before="100" w:beforeAutospacing="1" w:after="100" w:afterAutospacing="1"/>
        <w:rPr>
          <w:rFonts w:eastAsia="Times New Roman"/>
          <w:color w:val="000000" w:themeColor="text1"/>
          <w:sz w:val="22"/>
          <w:szCs w:val="22"/>
        </w:rPr>
      </w:pPr>
      <w:proofErr w:type="gramStart"/>
      <w:r w:rsidRPr="000B091C">
        <w:rPr>
          <w:rFonts w:eastAsia="Times New Roman"/>
          <w:color w:val="000000" w:themeColor="text1"/>
          <w:sz w:val="22"/>
          <w:szCs w:val="22"/>
        </w:rPr>
        <w:t xml:space="preserve">  </w:t>
      </w:r>
      <w:r w:rsidRPr="000B091C">
        <w:rPr>
          <w:rFonts w:eastAsia="Times New Roman"/>
          <w:bCs/>
          <w:color w:val="000000" w:themeColor="text1"/>
          <w:sz w:val="22"/>
          <w:szCs w:val="22"/>
        </w:rPr>
        <w:t>User</w:t>
      </w:r>
      <w:proofErr w:type="gramEnd"/>
      <w:r w:rsidRPr="000B091C">
        <w:rPr>
          <w:rFonts w:eastAsia="Times New Roman"/>
          <w:bCs/>
          <w:color w:val="000000" w:themeColor="text1"/>
          <w:sz w:val="22"/>
          <w:szCs w:val="22"/>
        </w:rPr>
        <w:t xml:space="preserve"> Registration and Login:</w:t>
      </w:r>
      <w:r w:rsidRPr="000B091C">
        <w:rPr>
          <w:rFonts w:eastAsia="Times New Roman"/>
          <w:color w:val="000000" w:themeColor="text1"/>
          <w:sz w:val="22"/>
          <w:szCs w:val="22"/>
        </w:rPr>
        <w:br/>
        <w:t>Users can create accounts and securely log in to access the system.</w:t>
      </w:r>
    </w:p>
    <w:p w:rsidR="003A5B83" w:rsidRPr="000B091C" w:rsidRDefault="003A5B83" w:rsidP="003A5B83">
      <w:pPr>
        <w:spacing w:before="100" w:beforeAutospacing="1" w:after="100" w:afterAutospacing="1"/>
        <w:rPr>
          <w:rFonts w:eastAsia="Times New Roman"/>
          <w:color w:val="000000" w:themeColor="text1"/>
          <w:sz w:val="22"/>
          <w:szCs w:val="22"/>
        </w:rPr>
      </w:pPr>
      <w:proofErr w:type="gramStart"/>
      <w:r w:rsidRPr="000B091C">
        <w:rPr>
          <w:rFonts w:eastAsia="Times New Roman"/>
          <w:color w:val="000000" w:themeColor="text1"/>
          <w:sz w:val="22"/>
          <w:szCs w:val="22"/>
        </w:rPr>
        <w:t xml:space="preserve">  </w:t>
      </w:r>
      <w:r w:rsidRPr="000B091C">
        <w:rPr>
          <w:rFonts w:eastAsia="Times New Roman"/>
          <w:bCs/>
          <w:color w:val="000000" w:themeColor="text1"/>
          <w:sz w:val="22"/>
          <w:szCs w:val="22"/>
        </w:rPr>
        <w:t>Image</w:t>
      </w:r>
      <w:proofErr w:type="gramEnd"/>
      <w:r w:rsidRPr="000B091C">
        <w:rPr>
          <w:rFonts w:eastAsia="Times New Roman"/>
          <w:bCs/>
          <w:color w:val="000000" w:themeColor="text1"/>
          <w:sz w:val="22"/>
          <w:szCs w:val="22"/>
        </w:rPr>
        <w:t xml:space="preserve"> Upload Functionality</w:t>
      </w:r>
      <w:r w:rsidR="00A9695B">
        <w:rPr>
          <w:rFonts w:eastAsia="Times New Roman"/>
          <w:bCs/>
          <w:color w:val="000000" w:themeColor="text1"/>
          <w:sz w:val="22"/>
          <w:szCs w:val="22"/>
        </w:rPr>
        <w:t>:</w:t>
      </w:r>
      <w:r w:rsidRPr="000B091C">
        <w:rPr>
          <w:rFonts w:eastAsia="Times New Roman"/>
          <w:color w:val="000000" w:themeColor="text1"/>
          <w:sz w:val="22"/>
          <w:szCs w:val="22"/>
        </w:rPr>
        <w:br/>
        <w:t>Users can upload clear facial images in supported formats (e.g., JPG, PNG).</w:t>
      </w:r>
    </w:p>
    <w:p w:rsidR="003A5B83" w:rsidRPr="000B091C" w:rsidRDefault="003A5B83" w:rsidP="003A5B83">
      <w:pPr>
        <w:spacing w:before="100" w:beforeAutospacing="1" w:after="100" w:afterAutospacing="1"/>
        <w:rPr>
          <w:rFonts w:eastAsia="Times New Roman"/>
          <w:color w:val="000000" w:themeColor="text1"/>
          <w:sz w:val="22"/>
          <w:szCs w:val="22"/>
        </w:rPr>
      </w:pPr>
      <w:proofErr w:type="gramStart"/>
      <w:r w:rsidRPr="000B091C">
        <w:rPr>
          <w:rFonts w:eastAsia="Times New Roman"/>
          <w:color w:val="000000" w:themeColor="text1"/>
          <w:sz w:val="22"/>
          <w:szCs w:val="22"/>
        </w:rPr>
        <w:t xml:space="preserve">  </w:t>
      </w:r>
      <w:r w:rsidRPr="000B091C">
        <w:rPr>
          <w:rFonts w:eastAsia="Times New Roman"/>
          <w:bCs/>
          <w:color w:val="000000" w:themeColor="text1"/>
          <w:sz w:val="22"/>
          <w:szCs w:val="22"/>
        </w:rPr>
        <w:t>Face</w:t>
      </w:r>
      <w:proofErr w:type="gramEnd"/>
      <w:r w:rsidRPr="000B091C">
        <w:rPr>
          <w:rFonts w:eastAsia="Times New Roman"/>
          <w:bCs/>
          <w:color w:val="000000" w:themeColor="text1"/>
          <w:sz w:val="22"/>
          <w:szCs w:val="22"/>
        </w:rPr>
        <w:t xml:space="preserve"> Detection and Skin Analysis</w:t>
      </w:r>
      <w:r w:rsidR="00A9695B">
        <w:rPr>
          <w:rFonts w:eastAsia="Times New Roman"/>
          <w:bCs/>
          <w:color w:val="000000" w:themeColor="text1"/>
          <w:sz w:val="22"/>
          <w:szCs w:val="22"/>
        </w:rPr>
        <w:t>:</w:t>
      </w:r>
      <w:r w:rsidRPr="000B091C">
        <w:rPr>
          <w:rFonts w:eastAsia="Times New Roman"/>
          <w:color w:val="000000" w:themeColor="text1"/>
          <w:sz w:val="22"/>
          <w:szCs w:val="22"/>
        </w:rPr>
        <w:br/>
        <w:t xml:space="preserve">Automatic detection of faces in uploaded images and analysis for skin issues such </w:t>
      </w:r>
      <w:r w:rsidR="00DD0552">
        <w:rPr>
          <w:rFonts w:eastAsia="Times New Roman"/>
          <w:color w:val="000000" w:themeColor="text1"/>
          <w:sz w:val="22"/>
          <w:szCs w:val="22"/>
        </w:rPr>
        <w:t>as acne, pigmentation, wrinkles</w:t>
      </w:r>
      <w:r w:rsidRPr="000B091C">
        <w:rPr>
          <w:rFonts w:eastAsia="Times New Roman"/>
          <w:color w:val="000000" w:themeColor="text1"/>
          <w:sz w:val="22"/>
          <w:szCs w:val="22"/>
        </w:rPr>
        <w:t xml:space="preserve"> and uneven skin tone.</w:t>
      </w:r>
    </w:p>
    <w:p w:rsidR="003A5B83" w:rsidRPr="000B091C" w:rsidRDefault="003A5B83" w:rsidP="003A5B83">
      <w:pPr>
        <w:spacing w:before="100" w:beforeAutospacing="1" w:after="100" w:afterAutospacing="1"/>
        <w:rPr>
          <w:rFonts w:eastAsia="Times New Roman"/>
          <w:color w:val="000000" w:themeColor="text1"/>
          <w:sz w:val="22"/>
          <w:szCs w:val="22"/>
        </w:rPr>
      </w:pPr>
      <w:proofErr w:type="gramStart"/>
      <w:r w:rsidRPr="000B091C">
        <w:rPr>
          <w:rFonts w:eastAsia="Times New Roman"/>
          <w:color w:val="000000" w:themeColor="text1"/>
          <w:sz w:val="22"/>
          <w:szCs w:val="22"/>
        </w:rPr>
        <w:t xml:space="preserve">  </w:t>
      </w:r>
      <w:r w:rsidRPr="000B091C">
        <w:rPr>
          <w:rFonts w:eastAsia="Times New Roman"/>
          <w:bCs/>
          <w:color w:val="000000" w:themeColor="text1"/>
          <w:sz w:val="22"/>
          <w:szCs w:val="22"/>
        </w:rPr>
        <w:t>Percentage</w:t>
      </w:r>
      <w:proofErr w:type="gramEnd"/>
      <w:r w:rsidRPr="000B091C">
        <w:rPr>
          <w:rFonts w:eastAsia="Times New Roman"/>
          <w:bCs/>
          <w:color w:val="000000" w:themeColor="text1"/>
          <w:sz w:val="22"/>
          <w:szCs w:val="22"/>
        </w:rPr>
        <w:t>-based Skin Issue Reporting</w:t>
      </w:r>
      <w:r w:rsidR="00A9695B">
        <w:rPr>
          <w:rFonts w:eastAsia="Times New Roman"/>
          <w:bCs/>
          <w:color w:val="000000" w:themeColor="text1"/>
          <w:sz w:val="22"/>
          <w:szCs w:val="22"/>
        </w:rPr>
        <w:t>:</w:t>
      </w:r>
      <w:r w:rsidRPr="000B091C">
        <w:rPr>
          <w:rFonts w:eastAsia="Times New Roman"/>
          <w:color w:val="000000" w:themeColor="text1"/>
          <w:sz w:val="22"/>
          <w:szCs w:val="22"/>
        </w:rPr>
        <w:br/>
        <w:t>Providing users with detailed reports showing the severity of detected skin issues in percentage values.</w:t>
      </w:r>
    </w:p>
    <w:p w:rsidR="003A5B83" w:rsidRPr="000B091C" w:rsidRDefault="003A5B83" w:rsidP="003A5B83">
      <w:pPr>
        <w:spacing w:before="100" w:beforeAutospacing="1" w:after="100" w:afterAutospacing="1"/>
        <w:rPr>
          <w:rFonts w:eastAsia="Times New Roman"/>
          <w:color w:val="000000" w:themeColor="text1"/>
          <w:sz w:val="22"/>
          <w:szCs w:val="22"/>
        </w:rPr>
      </w:pPr>
      <w:proofErr w:type="gramStart"/>
      <w:r w:rsidRPr="000B091C">
        <w:rPr>
          <w:rFonts w:eastAsia="Times New Roman"/>
          <w:color w:val="000000" w:themeColor="text1"/>
          <w:sz w:val="22"/>
          <w:szCs w:val="22"/>
        </w:rPr>
        <w:t xml:space="preserve">  </w:t>
      </w:r>
      <w:r w:rsidRPr="000B091C">
        <w:rPr>
          <w:rFonts w:eastAsia="Times New Roman"/>
          <w:bCs/>
          <w:color w:val="000000" w:themeColor="text1"/>
          <w:sz w:val="22"/>
          <w:szCs w:val="22"/>
        </w:rPr>
        <w:t>User</w:t>
      </w:r>
      <w:proofErr w:type="gramEnd"/>
      <w:r w:rsidRPr="000B091C">
        <w:rPr>
          <w:rFonts w:eastAsia="Times New Roman"/>
          <w:bCs/>
          <w:color w:val="000000" w:themeColor="text1"/>
          <w:sz w:val="22"/>
          <w:szCs w:val="22"/>
        </w:rPr>
        <w:t>-Friendly Web Interface</w:t>
      </w:r>
      <w:r w:rsidR="00A9695B">
        <w:rPr>
          <w:rFonts w:eastAsia="Times New Roman"/>
          <w:bCs/>
          <w:color w:val="000000" w:themeColor="text1"/>
          <w:sz w:val="22"/>
          <w:szCs w:val="22"/>
        </w:rPr>
        <w:t>:</w:t>
      </w:r>
      <w:r w:rsidRPr="000B091C">
        <w:rPr>
          <w:rFonts w:eastAsia="Times New Roman"/>
          <w:color w:val="000000" w:themeColor="text1"/>
          <w:sz w:val="22"/>
          <w:szCs w:val="22"/>
        </w:rPr>
        <w:br/>
        <w:t>Responsive and intuitive interface accessible from desktops and mobile devices.</w:t>
      </w:r>
    </w:p>
    <w:p w:rsidR="003A5B83" w:rsidRPr="000B091C" w:rsidRDefault="003A5B83" w:rsidP="003A5B83">
      <w:pPr>
        <w:spacing w:before="100" w:beforeAutospacing="1" w:after="100" w:afterAutospacing="1"/>
        <w:rPr>
          <w:rFonts w:eastAsia="Times New Roman"/>
          <w:color w:val="000000" w:themeColor="text1"/>
          <w:sz w:val="22"/>
          <w:szCs w:val="22"/>
        </w:rPr>
      </w:pPr>
      <w:proofErr w:type="gramStart"/>
      <w:r w:rsidRPr="000B091C">
        <w:rPr>
          <w:rFonts w:eastAsia="Times New Roman"/>
          <w:color w:val="000000" w:themeColor="text1"/>
          <w:sz w:val="22"/>
          <w:szCs w:val="22"/>
        </w:rPr>
        <w:t xml:space="preserve">  </w:t>
      </w:r>
      <w:r w:rsidRPr="000B091C">
        <w:rPr>
          <w:rFonts w:eastAsia="Times New Roman"/>
          <w:bCs/>
          <w:color w:val="000000" w:themeColor="text1"/>
          <w:sz w:val="22"/>
          <w:szCs w:val="22"/>
        </w:rPr>
        <w:t>Basic</w:t>
      </w:r>
      <w:proofErr w:type="gramEnd"/>
      <w:r w:rsidRPr="000B091C">
        <w:rPr>
          <w:rFonts w:eastAsia="Times New Roman"/>
          <w:bCs/>
          <w:color w:val="000000" w:themeColor="text1"/>
          <w:sz w:val="22"/>
          <w:szCs w:val="22"/>
        </w:rPr>
        <w:t xml:space="preserve"> User Dashboard</w:t>
      </w:r>
      <w:r w:rsidR="00A9695B">
        <w:rPr>
          <w:rFonts w:eastAsia="Times New Roman"/>
          <w:bCs/>
          <w:color w:val="000000" w:themeColor="text1"/>
          <w:sz w:val="22"/>
          <w:szCs w:val="22"/>
        </w:rPr>
        <w:t>:</w:t>
      </w:r>
      <w:r w:rsidRPr="000B091C">
        <w:rPr>
          <w:rFonts w:eastAsia="Times New Roman"/>
          <w:color w:val="000000" w:themeColor="text1"/>
          <w:sz w:val="22"/>
          <w:szCs w:val="22"/>
        </w:rPr>
        <w:br/>
        <w:t>Users can view their past analyses and compare results over time.</w:t>
      </w:r>
    </w:p>
    <w:p w:rsidR="003A5B83" w:rsidRPr="000B091C" w:rsidRDefault="003A5B83" w:rsidP="003A5B83">
      <w:pPr>
        <w:spacing w:before="100" w:beforeAutospacing="1" w:after="100" w:afterAutospacing="1"/>
        <w:rPr>
          <w:rFonts w:eastAsia="Times New Roman"/>
          <w:color w:val="000000" w:themeColor="text1"/>
          <w:sz w:val="22"/>
          <w:szCs w:val="22"/>
        </w:rPr>
      </w:pPr>
      <w:proofErr w:type="gramStart"/>
      <w:r w:rsidRPr="000B091C">
        <w:rPr>
          <w:rFonts w:eastAsia="Times New Roman"/>
          <w:color w:val="000000" w:themeColor="text1"/>
          <w:sz w:val="22"/>
          <w:szCs w:val="22"/>
        </w:rPr>
        <w:t xml:space="preserve">  </w:t>
      </w:r>
      <w:r w:rsidRPr="000B091C">
        <w:rPr>
          <w:rFonts w:eastAsia="Times New Roman"/>
          <w:bCs/>
          <w:color w:val="000000" w:themeColor="text1"/>
          <w:sz w:val="22"/>
          <w:szCs w:val="22"/>
        </w:rPr>
        <w:t>Real</w:t>
      </w:r>
      <w:proofErr w:type="gramEnd"/>
      <w:r w:rsidRPr="000B091C">
        <w:rPr>
          <w:rFonts w:eastAsia="Times New Roman"/>
          <w:bCs/>
          <w:color w:val="000000" w:themeColor="text1"/>
          <w:sz w:val="22"/>
          <w:szCs w:val="22"/>
        </w:rPr>
        <w:t>-time or Near Real-time Processing</w:t>
      </w:r>
      <w:r w:rsidR="00A9695B">
        <w:rPr>
          <w:rFonts w:eastAsia="Times New Roman"/>
          <w:bCs/>
          <w:color w:val="000000" w:themeColor="text1"/>
          <w:sz w:val="22"/>
          <w:szCs w:val="22"/>
        </w:rPr>
        <w:t>:</w:t>
      </w:r>
      <w:r w:rsidRPr="000B091C">
        <w:rPr>
          <w:rFonts w:eastAsia="Times New Roman"/>
          <w:color w:val="000000" w:themeColor="text1"/>
          <w:sz w:val="22"/>
          <w:szCs w:val="22"/>
        </w:rPr>
        <w:br/>
        <w:t>Fast processing to provide users with quick feedback after uploading their images</w:t>
      </w:r>
      <w:r w:rsidR="00A9695B">
        <w:rPr>
          <w:rFonts w:eastAsia="Times New Roman"/>
          <w:color w:val="000000" w:themeColor="text1"/>
          <w:sz w:val="22"/>
          <w:szCs w:val="22"/>
        </w:rPr>
        <w:t>.</w:t>
      </w:r>
    </w:p>
    <w:p w:rsidR="003A5B83" w:rsidRPr="00431C00" w:rsidRDefault="003A5B83" w:rsidP="006605C6">
      <w:pPr>
        <w:pStyle w:val="H2"/>
        <w:spacing w:after="120"/>
        <w:jc w:val="both"/>
        <w:rPr>
          <w:color w:val="000000" w:themeColor="text1"/>
          <w:sz w:val="22"/>
          <w:szCs w:val="22"/>
        </w:rPr>
      </w:pPr>
    </w:p>
    <w:p w:rsidR="006605C6" w:rsidRPr="000B091C" w:rsidRDefault="006605C6" w:rsidP="006605C6">
      <w:pPr>
        <w:rPr>
          <w:b/>
          <w:color w:val="000000" w:themeColor="text1"/>
          <w:sz w:val="22"/>
          <w:szCs w:val="22"/>
        </w:rPr>
      </w:pPr>
      <w:r w:rsidRPr="000B091C">
        <w:rPr>
          <w:b/>
          <w:color w:val="000000" w:themeColor="text1"/>
          <w:sz w:val="22"/>
          <w:szCs w:val="22"/>
        </w:rPr>
        <w:t>Out-of-Scope Features:</w:t>
      </w:r>
    </w:p>
    <w:p w:rsidR="00F3780E" w:rsidRPr="000B091C" w:rsidRDefault="00F3780E" w:rsidP="00F3780E">
      <w:pPr>
        <w:spacing w:before="100" w:beforeAutospacing="1" w:after="100" w:afterAutospacing="1"/>
        <w:rPr>
          <w:rFonts w:eastAsia="Times New Roman"/>
          <w:color w:val="000000" w:themeColor="text1"/>
          <w:sz w:val="22"/>
          <w:szCs w:val="22"/>
        </w:rPr>
      </w:pPr>
      <w:proofErr w:type="gramStart"/>
      <w:r w:rsidRPr="000B091C">
        <w:rPr>
          <w:rFonts w:eastAsia="Times New Roman"/>
          <w:color w:val="000000" w:themeColor="text1"/>
          <w:sz w:val="22"/>
          <w:szCs w:val="22"/>
        </w:rPr>
        <w:t xml:space="preserve">  </w:t>
      </w:r>
      <w:r w:rsidRPr="000B091C">
        <w:rPr>
          <w:rFonts w:eastAsia="Times New Roman"/>
          <w:bCs/>
          <w:color w:val="000000" w:themeColor="text1"/>
          <w:sz w:val="22"/>
          <w:szCs w:val="22"/>
        </w:rPr>
        <w:t>Professional</w:t>
      </w:r>
      <w:proofErr w:type="gramEnd"/>
      <w:r w:rsidRPr="000B091C">
        <w:rPr>
          <w:rFonts w:eastAsia="Times New Roman"/>
          <w:bCs/>
          <w:color w:val="000000" w:themeColor="text1"/>
          <w:sz w:val="22"/>
          <w:szCs w:val="22"/>
        </w:rPr>
        <w:t xml:space="preserve"> Medical Diagnosis or Treatment</w:t>
      </w:r>
      <w:r w:rsidR="00A9695B">
        <w:rPr>
          <w:rFonts w:eastAsia="Times New Roman"/>
          <w:bCs/>
          <w:color w:val="000000" w:themeColor="text1"/>
          <w:sz w:val="22"/>
          <w:szCs w:val="22"/>
        </w:rPr>
        <w:t>:</w:t>
      </w:r>
      <w:r w:rsidRPr="000B091C">
        <w:rPr>
          <w:rFonts w:eastAsia="Times New Roman"/>
          <w:color w:val="000000" w:themeColor="text1"/>
          <w:sz w:val="22"/>
          <w:szCs w:val="22"/>
        </w:rPr>
        <w:br/>
        <w:t>The system will not provide me</w:t>
      </w:r>
      <w:r w:rsidR="00DD0552">
        <w:rPr>
          <w:rFonts w:eastAsia="Times New Roman"/>
          <w:color w:val="000000" w:themeColor="text1"/>
          <w:sz w:val="22"/>
          <w:szCs w:val="22"/>
        </w:rPr>
        <w:t>dical advice, diagnose diseases</w:t>
      </w:r>
      <w:r w:rsidRPr="000B091C">
        <w:rPr>
          <w:rFonts w:eastAsia="Times New Roman"/>
          <w:color w:val="000000" w:themeColor="text1"/>
          <w:sz w:val="22"/>
          <w:szCs w:val="22"/>
        </w:rPr>
        <w:t xml:space="preserve"> or recommend treatments.</w:t>
      </w:r>
    </w:p>
    <w:p w:rsidR="00F3780E" w:rsidRPr="000B091C" w:rsidRDefault="00F3780E" w:rsidP="00F3780E">
      <w:pPr>
        <w:spacing w:before="100" w:beforeAutospacing="1" w:after="100" w:afterAutospacing="1"/>
        <w:rPr>
          <w:rFonts w:eastAsia="Times New Roman"/>
          <w:color w:val="000000" w:themeColor="text1"/>
          <w:sz w:val="22"/>
          <w:szCs w:val="22"/>
        </w:rPr>
      </w:pPr>
      <w:proofErr w:type="gramStart"/>
      <w:r w:rsidRPr="000B091C">
        <w:rPr>
          <w:rFonts w:eastAsia="Times New Roman"/>
          <w:color w:val="000000" w:themeColor="text1"/>
          <w:sz w:val="22"/>
          <w:szCs w:val="22"/>
        </w:rPr>
        <w:lastRenderedPageBreak/>
        <w:t xml:space="preserve">  </w:t>
      </w:r>
      <w:r w:rsidRPr="000B091C">
        <w:rPr>
          <w:rFonts w:eastAsia="Times New Roman"/>
          <w:bCs/>
          <w:color w:val="000000" w:themeColor="text1"/>
          <w:sz w:val="22"/>
          <w:szCs w:val="22"/>
        </w:rPr>
        <w:t>Live</w:t>
      </w:r>
      <w:proofErr w:type="gramEnd"/>
      <w:r w:rsidRPr="000B091C">
        <w:rPr>
          <w:rFonts w:eastAsia="Times New Roman"/>
          <w:bCs/>
          <w:color w:val="000000" w:themeColor="text1"/>
          <w:sz w:val="22"/>
          <w:szCs w:val="22"/>
        </w:rPr>
        <w:t xml:space="preserve"> Video or Real-time Streaming Analysis</w:t>
      </w:r>
      <w:r w:rsidR="00A9695B">
        <w:rPr>
          <w:rFonts w:eastAsia="Times New Roman"/>
          <w:bCs/>
          <w:color w:val="000000" w:themeColor="text1"/>
          <w:sz w:val="22"/>
          <w:szCs w:val="22"/>
        </w:rPr>
        <w:t>:</w:t>
      </w:r>
      <w:r w:rsidRPr="000B091C">
        <w:rPr>
          <w:rFonts w:eastAsia="Times New Roman"/>
          <w:color w:val="000000" w:themeColor="text1"/>
          <w:sz w:val="22"/>
          <w:szCs w:val="22"/>
        </w:rPr>
        <w:br/>
        <w:t>Only static image uploads will be analyzed; live video feed analysis is excluded.</w:t>
      </w:r>
    </w:p>
    <w:p w:rsidR="00F3780E" w:rsidRPr="000B091C" w:rsidRDefault="00F3780E" w:rsidP="00F3780E">
      <w:pPr>
        <w:spacing w:before="100" w:beforeAutospacing="1" w:after="100" w:afterAutospacing="1"/>
        <w:rPr>
          <w:rFonts w:eastAsia="Times New Roman"/>
          <w:color w:val="000000" w:themeColor="text1"/>
          <w:sz w:val="22"/>
          <w:szCs w:val="22"/>
        </w:rPr>
      </w:pPr>
      <w:proofErr w:type="gramStart"/>
      <w:r w:rsidRPr="000B091C">
        <w:rPr>
          <w:rFonts w:eastAsia="Times New Roman"/>
          <w:color w:val="000000" w:themeColor="text1"/>
          <w:sz w:val="22"/>
          <w:szCs w:val="22"/>
        </w:rPr>
        <w:t xml:space="preserve">  </w:t>
      </w:r>
      <w:r w:rsidRPr="000B091C">
        <w:rPr>
          <w:rFonts w:eastAsia="Times New Roman"/>
          <w:bCs/>
          <w:color w:val="000000" w:themeColor="text1"/>
          <w:sz w:val="22"/>
          <w:szCs w:val="22"/>
        </w:rPr>
        <w:t>Integration</w:t>
      </w:r>
      <w:proofErr w:type="gramEnd"/>
      <w:r w:rsidRPr="000B091C">
        <w:rPr>
          <w:rFonts w:eastAsia="Times New Roman"/>
          <w:bCs/>
          <w:color w:val="000000" w:themeColor="text1"/>
          <w:sz w:val="22"/>
          <w:szCs w:val="22"/>
        </w:rPr>
        <w:t xml:space="preserve"> with External Health Systems</w:t>
      </w:r>
      <w:r w:rsidR="00A9695B">
        <w:rPr>
          <w:rFonts w:eastAsia="Times New Roman"/>
          <w:bCs/>
          <w:color w:val="000000" w:themeColor="text1"/>
          <w:sz w:val="22"/>
          <w:szCs w:val="22"/>
        </w:rPr>
        <w:t>:</w:t>
      </w:r>
      <w:r w:rsidRPr="000B091C">
        <w:rPr>
          <w:rFonts w:eastAsia="Times New Roman"/>
          <w:color w:val="000000" w:themeColor="text1"/>
          <w:sz w:val="22"/>
          <w:szCs w:val="22"/>
        </w:rPr>
        <w:br/>
        <w:t>No direct connection or data shari</w:t>
      </w:r>
      <w:r w:rsidR="00DD0552">
        <w:rPr>
          <w:rFonts w:eastAsia="Times New Roman"/>
          <w:color w:val="000000" w:themeColor="text1"/>
          <w:sz w:val="22"/>
          <w:szCs w:val="22"/>
        </w:rPr>
        <w:t>ng with clinics, dermatologists</w:t>
      </w:r>
      <w:r w:rsidRPr="000B091C">
        <w:rPr>
          <w:rFonts w:eastAsia="Times New Roman"/>
          <w:color w:val="000000" w:themeColor="text1"/>
          <w:sz w:val="22"/>
          <w:szCs w:val="22"/>
        </w:rPr>
        <w:t xml:space="preserve"> or health insurance systems.</w:t>
      </w:r>
    </w:p>
    <w:p w:rsidR="00F3780E" w:rsidRPr="000B091C" w:rsidRDefault="00F3780E" w:rsidP="00F3780E">
      <w:pPr>
        <w:spacing w:before="100" w:beforeAutospacing="1" w:after="100" w:afterAutospacing="1"/>
        <w:rPr>
          <w:rFonts w:eastAsia="Times New Roman"/>
          <w:color w:val="000000" w:themeColor="text1"/>
          <w:sz w:val="22"/>
          <w:szCs w:val="22"/>
        </w:rPr>
      </w:pPr>
      <w:proofErr w:type="gramStart"/>
      <w:r w:rsidRPr="000B091C">
        <w:rPr>
          <w:rFonts w:eastAsia="Times New Roman"/>
          <w:color w:val="000000" w:themeColor="text1"/>
          <w:sz w:val="22"/>
          <w:szCs w:val="22"/>
        </w:rPr>
        <w:t xml:space="preserve">  </w:t>
      </w:r>
      <w:r w:rsidRPr="000B091C">
        <w:rPr>
          <w:rFonts w:eastAsia="Times New Roman"/>
          <w:bCs/>
          <w:color w:val="000000" w:themeColor="text1"/>
          <w:sz w:val="22"/>
          <w:szCs w:val="22"/>
        </w:rPr>
        <w:t>Complex</w:t>
      </w:r>
      <w:proofErr w:type="gramEnd"/>
      <w:r w:rsidRPr="000B091C">
        <w:rPr>
          <w:rFonts w:eastAsia="Times New Roman"/>
          <w:bCs/>
          <w:color w:val="000000" w:themeColor="text1"/>
          <w:sz w:val="22"/>
          <w:szCs w:val="22"/>
        </w:rPr>
        <w:t xml:space="preserve"> Skin Condition Analysis</w:t>
      </w:r>
      <w:r w:rsidR="00A9695B">
        <w:rPr>
          <w:rFonts w:eastAsia="Times New Roman"/>
          <w:bCs/>
          <w:color w:val="000000" w:themeColor="text1"/>
          <w:sz w:val="22"/>
          <w:szCs w:val="22"/>
        </w:rPr>
        <w:t>:</w:t>
      </w:r>
      <w:r w:rsidRPr="000B091C">
        <w:rPr>
          <w:rFonts w:eastAsia="Times New Roman"/>
          <w:color w:val="000000" w:themeColor="text1"/>
          <w:sz w:val="22"/>
          <w:szCs w:val="22"/>
        </w:rPr>
        <w:br/>
        <w:t>Conditions requiring specialized dermatological evaluation (e.g., skin cancer detection) will not be covered.</w:t>
      </w:r>
    </w:p>
    <w:p w:rsidR="00F3780E" w:rsidRPr="000B091C" w:rsidRDefault="00F3780E" w:rsidP="00F3780E">
      <w:pPr>
        <w:spacing w:before="100" w:beforeAutospacing="1" w:after="100" w:afterAutospacing="1"/>
        <w:rPr>
          <w:rFonts w:eastAsia="Times New Roman"/>
          <w:color w:val="000000" w:themeColor="text1"/>
          <w:sz w:val="22"/>
          <w:szCs w:val="22"/>
        </w:rPr>
      </w:pPr>
      <w:proofErr w:type="gramStart"/>
      <w:r w:rsidRPr="000B091C">
        <w:rPr>
          <w:rFonts w:eastAsia="Times New Roman"/>
          <w:color w:val="000000" w:themeColor="text1"/>
          <w:sz w:val="22"/>
          <w:szCs w:val="22"/>
        </w:rPr>
        <w:t xml:space="preserve">  </w:t>
      </w:r>
      <w:r w:rsidRPr="000B091C">
        <w:rPr>
          <w:rFonts w:eastAsia="Times New Roman"/>
          <w:bCs/>
          <w:color w:val="000000" w:themeColor="text1"/>
          <w:sz w:val="22"/>
          <w:szCs w:val="22"/>
        </w:rPr>
        <w:t>Advanced</w:t>
      </w:r>
      <w:proofErr w:type="gramEnd"/>
      <w:r w:rsidRPr="000B091C">
        <w:rPr>
          <w:rFonts w:eastAsia="Times New Roman"/>
          <w:bCs/>
          <w:color w:val="000000" w:themeColor="text1"/>
          <w:sz w:val="22"/>
          <w:szCs w:val="22"/>
        </w:rPr>
        <w:t xml:space="preserve"> User Personalization</w:t>
      </w:r>
      <w:r w:rsidR="00A9695B">
        <w:rPr>
          <w:rFonts w:eastAsia="Times New Roman"/>
          <w:bCs/>
          <w:color w:val="000000" w:themeColor="text1"/>
          <w:sz w:val="22"/>
          <w:szCs w:val="22"/>
        </w:rPr>
        <w:t>:</w:t>
      </w:r>
      <w:r w:rsidRPr="000B091C">
        <w:rPr>
          <w:rFonts w:eastAsia="Times New Roman"/>
          <w:color w:val="000000" w:themeColor="text1"/>
          <w:sz w:val="22"/>
          <w:szCs w:val="22"/>
        </w:rPr>
        <w:br/>
        <w:t xml:space="preserve">Features such as personalized skincare product recommendations or AI-based </w:t>
      </w:r>
      <w:proofErr w:type="spellStart"/>
      <w:r w:rsidRPr="000B091C">
        <w:rPr>
          <w:rFonts w:eastAsia="Times New Roman"/>
          <w:color w:val="000000" w:themeColor="text1"/>
          <w:sz w:val="22"/>
          <w:szCs w:val="22"/>
        </w:rPr>
        <w:t>chatbots</w:t>
      </w:r>
      <w:proofErr w:type="spellEnd"/>
      <w:r w:rsidRPr="000B091C">
        <w:rPr>
          <w:rFonts w:eastAsia="Times New Roman"/>
          <w:color w:val="000000" w:themeColor="text1"/>
          <w:sz w:val="22"/>
          <w:szCs w:val="22"/>
        </w:rPr>
        <w:t xml:space="preserve"> for consultation are out of scope.</w:t>
      </w:r>
    </w:p>
    <w:p w:rsidR="00F3780E" w:rsidRPr="000B091C" w:rsidRDefault="00F3780E" w:rsidP="00F3780E">
      <w:pPr>
        <w:spacing w:before="100" w:beforeAutospacing="1" w:after="100" w:afterAutospacing="1"/>
        <w:rPr>
          <w:rFonts w:eastAsia="Times New Roman"/>
          <w:color w:val="000000" w:themeColor="text1"/>
          <w:sz w:val="22"/>
          <w:szCs w:val="22"/>
        </w:rPr>
      </w:pPr>
      <w:proofErr w:type="gramStart"/>
      <w:r w:rsidRPr="000B091C">
        <w:rPr>
          <w:rFonts w:eastAsia="Times New Roman"/>
          <w:color w:val="000000" w:themeColor="text1"/>
          <w:sz w:val="22"/>
          <w:szCs w:val="22"/>
        </w:rPr>
        <w:t xml:space="preserve">  </w:t>
      </w:r>
      <w:r w:rsidRPr="000B091C">
        <w:rPr>
          <w:rFonts w:eastAsia="Times New Roman"/>
          <w:bCs/>
          <w:color w:val="000000" w:themeColor="text1"/>
          <w:sz w:val="22"/>
          <w:szCs w:val="22"/>
        </w:rPr>
        <w:t>Offline</w:t>
      </w:r>
      <w:proofErr w:type="gramEnd"/>
      <w:r w:rsidRPr="000B091C">
        <w:rPr>
          <w:rFonts w:eastAsia="Times New Roman"/>
          <w:bCs/>
          <w:color w:val="000000" w:themeColor="text1"/>
          <w:sz w:val="22"/>
          <w:szCs w:val="22"/>
        </w:rPr>
        <w:t xml:space="preserve"> Application or Mobile App</w:t>
      </w:r>
      <w:r w:rsidR="00A9695B">
        <w:rPr>
          <w:rFonts w:eastAsia="Times New Roman"/>
          <w:bCs/>
          <w:color w:val="000000" w:themeColor="text1"/>
          <w:sz w:val="22"/>
          <w:szCs w:val="22"/>
        </w:rPr>
        <w:t>:</w:t>
      </w:r>
      <w:r w:rsidRPr="000B091C">
        <w:rPr>
          <w:rFonts w:eastAsia="Times New Roman"/>
          <w:color w:val="000000" w:themeColor="text1"/>
          <w:sz w:val="22"/>
          <w:szCs w:val="22"/>
        </w:rPr>
        <w:br/>
        <w:t>The system is only web-based; native mobile apps or offline functionality are not included.</w:t>
      </w:r>
    </w:p>
    <w:p w:rsidR="00F3780E" w:rsidRPr="000B091C" w:rsidRDefault="00F3780E" w:rsidP="00F3780E">
      <w:pPr>
        <w:spacing w:before="100" w:beforeAutospacing="1" w:after="100" w:afterAutospacing="1"/>
        <w:rPr>
          <w:rFonts w:eastAsia="Times New Roman"/>
          <w:color w:val="000000" w:themeColor="text1"/>
          <w:sz w:val="22"/>
          <w:szCs w:val="22"/>
        </w:rPr>
      </w:pPr>
      <w:proofErr w:type="gramStart"/>
      <w:r w:rsidRPr="000B091C">
        <w:rPr>
          <w:rFonts w:eastAsia="Times New Roman"/>
          <w:color w:val="000000" w:themeColor="text1"/>
          <w:sz w:val="22"/>
          <w:szCs w:val="22"/>
        </w:rPr>
        <w:t xml:space="preserve">  </w:t>
      </w:r>
      <w:r w:rsidRPr="000B091C">
        <w:rPr>
          <w:rFonts w:eastAsia="Times New Roman"/>
          <w:bCs/>
          <w:color w:val="000000" w:themeColor="text1"/>
          <w:sz w:val="22"/>
          <w:szCs w:val="22"/>
        </w:rPr>
        <w:t>Multi</w:t>
      </w:r>
      <w:proofErr w:type="gramEnd"/>
      <w:r w:rsidRPr="000B091C">
        <w:rPr>
          <w:rFonts w:eastAsia="Times New Roman"/>
          <w:bCs/>
          <w:color w:val="000000" w:themeColor="text1"/>
          <w:sz w:val="22"/>
          <w:szCs w:val="22"/>
        </w:rPr>
        <w:t>-Face or Group Photo Analysis</w:t>
      </w:r>
      <w:r w:rsidR="00A9695B">
        <w:rPr>
          <w:rFonts w:eastAsia="Times New Roman"/>
          <w:bCs/>
          <w:color w:val="000000" w:themeColor="text1"/>
          <w:sz w:val="22"/>
          <w:szCs w:val="22"/>
        </w:rPr>
        <w:t>:</w:t>
      </w:r>
      <w:r w:rsidRPr="000B091C">
        <w:rPr>
          <w:rFonts w:eastAsia="Times New Roman"/>
          <w:color w:val="000000" w:themeColor="text1"/>
          <w:sz w:val="22"/>
          <w:szCs w:val="22"/>
        </w:rPr>
        <w:br/>
        <w:t>The system will focus on single-face images and will not analyze group photos or multiple faces at once.</w:t>
      </w:r>
    </w:p>
    <w:p w:rsidR="006605C6" w:rsidRPr="00431C00" w:rsidRDefault="006605C6" w:rsidP="006605C6">
      <w:pPr>
        <w:pStyle w:val="ListParagraph"/>
        <w:widowControl w:val="0"/>
        <w:autoSpaceDE w:val="0"/>
        <w:autoSpaceDN w:val="0"/>
        <w:contextualSpacing w:val="0"/>
        <w:rPr>
          <w:color w:val="000000" w:themeColor="text1"/>
          <w:sz w:val="22"/>
          <w:szCs w:val="22"/>
        </w:rPr>
      </w:pPr>
    </w:p>
    <w:p w:rsidR="006605C6" w:rsidRPr="00431C00" w:rsidRDefault="006605C6" w:rsidP="006605C6">
      <w:pPr>
        <w:pStyle w:val="ListParagraph"/>
        <w:widowControl w:val="0"/>
        <w:autoSpaceDE w:val="0"/>
        <w:autoSpaceDN w:val="0"/>
        <w:contextualSpacing w:val="0"/>
        <w:rPr>
          <w:color w:val="000000" w:themeColor="text1"/>
          <w:sz w:val="22"/>
          <w:szCs w:val="22"/>
        </w:rPr>
      </w:pPr>
    </w:p>
    <w:p w:rsidR="001C4F5C" w:rsidRPr="00431C00" w:rsidRDefault="3FAC3AED" w:rsidP="0069311B">
      <w:pPr>
        <w:pStyle w:val="h1"/>
        <w:numPr>
          <w:ilvl w:val="0"/>
          <w:numId w:val="6"/>
        </w:numPr>
        <w:spacing w:after="120"/>
        <w:ind w:left="389" w:hanging="389"/>
        <w:jc w:val="both"/>
        <w:rPr>
          <w:rFonts w:ascii="Times New Roman" w:hAnsi="Times New Roman"/>
          <w:color w:val="000000" w:themeColor="text1"/>
          <w:sz w:val="32"/>
          <w:szCs w:val="32"/>
        </w:rPr>
      </w:pPr>
      <w:bookmarkStart w:id="42" w:name="_Toc534602082"/>
      <w:bookmarkStart w:id="43" w:name="_Toc534602237"/>
      <w:bookmarkStart w:id="44" w:name="_Toc1644285966"/>
      <w:bookmarkStart w:id="45" w:name="_Toc218685090"/>
      <w:bookmarkStart w:id="46" w:name="_Toc218685184"/>
      <w:bookmarkEnd w:id="39"/>
      <w:r w:rsidRPr="00431C00">
        <w:rPr>
          <w:rFonts w:ascii="Times New Roman" w:hAnsi="Times New Roman"/>
          <w:color w:val="000000" w:themeColor="text1"/>
          <w:sz w:val="32"/>
          <w:szCs w:val="32"/>
        </w:rPr>
        <w:t>Overall System Description</w:t>
      </w:r>
      <w:bookmarkEnd w:id="42"/>
      <w:bookmarkEnd w:id="43"/>
      <w:bookmarkEnd w:id="44"/>
      <w:bookmarkEnd w:id="45"/>
      <w:bookmarkEnd w:id="46"/>
    </w:p>
    <w:p w:rsidR="001C4F5C" w:rsidRPr="00431C00" w:rsidRDefault="001C4F5C">
      <w:pPr>
        <w:jc w:val="both"/>
        <w:rPr>
          <w:color w:val="000000" w:themeColor="text1"/>
          <w:sz w:val="20"/>
        </w:rPr>
      </w:pPr>
    </w:p>
    <w:p w:rsidR="000302E1" w:rsidRPr="00431C00" w:rsidRDefault="001104F5" w:rsidP="0069311B">
      <w:pPr>
        <w:pStyle w:val="H2"/>
        <w:numPr>
          <w:ilvl w:val="1"/>
          <w:numId w:val="6"/>
        </w:numPr>
        <w:spacing w:after="120"/>
        <w:ind w:left="389" w:hanging="389"/>
        <w:jc w:val="both"/>
        <w:rPr>
          <w:color w:val="000000" w:themeColor="text1"/>
          <w:sz w:val="22"/>
          <w:szCs w:val="22"/>
        </w:rPr>
      </w:pPr>
      <w:bookmarkStart w:id="47" w:name="_Toc534602240"/>
      <w:bookmarkStart w:id="48" w:name="_Toc534602085"/>
      <w:bookmarkStart w:id="49" w:name="_Toc218685091"/>
      <w:bookmarkStart w:id="50" w:name="_Toc218685185"/>
      <w:r w:rsidRPr="00431C00">
        <w:rPr>
          <w:color w:val="000000" w:themeColor="text1"/>
          <w:sz w:val="22"/>
          <w:szCs w:val="22"/>
        </w:rPr>
        <w:t>User characteristics</w:t>
      </w:r>
      <w:bookmarkEnd w:id="47"/>
      <w:bookmarkEnd w:id="48"/>
      <w:bookmarkEnd w:id="49"/>
      <w:bookmarkEnd w:id="50"/>
    </w:p>
    <w:p w:rsidR="008B443F" w:rsidRPr="00A9695B" w:rsidRDefault="008B443F" w:rsidP="00A9695B">
      <w:pPr>
        <w:spacing w:before="100" w:beforeAutospacing="1" w:after="100" w:afterAutospacing="1"/>
        <w:rPr>
          <w:rFonts w:eastAsia="Times New Roman"/>
          <w:color w:val="000000" w:themeColor="text1"/>
        </w:rPr>
      </w:pPr>
      <w:proofErr w:type="gramStart"/>
      <w:r w:rsidRPr="00A9695B">
        <w:rPr>
          <w:rFonts w:eastAsia="Times New Roman"/>
          <w:color w:val="000000" w:themeColor="text1"/>
        </w:rPr>
        <w:t>  Users</w:t>
      </w:r>
      <w:proofErr w:type="gramEnd"/>
      <w:r w:rsidRPr="00A9695B">
        <w:rPr>
          <w:rFonts w:eastAsia="Times New Roman"/>
          <w:color w:val="000000" w:themeColor="text1"/>
        </w:rPr>
        <w:t xml:space="preserve"> are individuals concerned about their facial skin health</w:t>
      </w:r>
      <w:r w:rsidR="003A536B" w:rsidRPr="00A9695B">
        <w:rPr>
          <w:rFonts w:eastAsia="Times New Roman"/>
          <w:color w:val="000000" w:themeColor="text1"/>
        </w:rPr>
        <w:t>.</w:t>
      </w:r>
    </w:p>
    <w:p w:rsidR="008B443F" w:rsidRPr="00A9695B" w:rsidRDefault="008B443F" w:rsidP="00A9695B">
      <w:pPr>
        <w:spacing w:before="100" w:beforeAutospacing="1" w:after="100" w:afterAutospacing="1"/>
        <w:rPr>
          <w:rFonts w:eastAsia="Times New Roman"/>
          <w:color w:val="000000" w:themeColor="text1"/>
        </w:rPr>
      </w:pPr>
      <w:proofErr w:type="gramStart"/>
      <w:r w:rsidRPr="00A9695B">
        <w:rPr>
          <w:rFonts w:eastAsia="Times New Roman"/>
          <w:color w:val="000000" w:themeColor="text1"/>
        </w:rPr>
        <w:t>  Users</w:t>
      </w:r>
      <w:proofErr w:type="gramEnd"/>
      <w:r w:rsidRPr="00A9695B">
        <w:rPr>
          <w:rFonts w:eastAsia="Times New Roman"/>
          <w:color w:val="000000" w:themeColor="text1"/>
        </w:rPr>
        <w:t xml:space="preserve"> may range from teenagers to adults interested in skincare</w:t>
      </w:r>
      <w:r w:rsidR="003A536B" w:rsidRPr="00A9695B">
        <w:rPr>
          <w:rFonts w:eastAsia="Times New Roman"/>
          <w:color w:val="000000" w:themeColor="text1"/>
        </w:rPr>
        <w:t>.</w:t>
      </w:r>
    </w:p>
    <w:p w:rsidR="008B443F" w:rsidRPr="00A9695B" w:rsidRDefault="008B443F" w:rsidP="00A9695B">
      <w:pPr>
        <w:spacing w:before="100" w:beforeAutospacing="1" w:after="100" w:afterAutospacing="1"/>
        <w:rPr>
          <w:rFonts w:eastAsia="Times New Roman"/>
          <w:color w:val="000000" w:themeColor="text1"/>
        </w:rPr>
      </w:pPr>
      <w:proofErr w:type="gramStart"/>
      <w:r w:rsidRPr="00A9695B">
        <w:rPr>
          <w:rFonts w:eastAsia="Times New Roman"/>
          <w:color w:val="000000" w:themeColor="text1"/>
        </w:rPr>
        <w:t>  Users</w:t>
      </w:r>
      <w:proofErr w:type="gramEnd"/>
      <w:r w:rsidRPr="00A9695B">
        <w:rPr>
          <w:rFonts w:eastAsia="Times New Roman"/>
          <w:color w:val="000000" w:themeColor="text1"/>
        </w:rPr>
        <w:t xml:space="preserve"> have access to a smartphone, laptop, or desktop with a camera or stored facial images</w:t>
      </w:r>
      <w:r w:rsidR="003A536B" w:rsidRPr="00A9695B">
        <w:rPr>
          <w:rFonts w:eastAsia="Times New Roman"/>
          <w:color w:val="000000" w:themeColor="text1"/>
        </w:rPr>
        <w:t>.</w:t>
      </w:r>
    </w:p>
    <w:p w:rsidR="008B443F" w:rsidRPr="00A9695B" w:rsidRDefault="008B443F" w:rsidP="00A9695B">
      <w:pPr>
        <w:spacing w:before="100" w:beforeAutospacing="1" w:after="100" w:afterAutospacing="1"/>
        <w:rPr>
          <w:rFonts w:eastAsia="Times New Roman"/>
          <w:color w:val="000000" w:themeColor="text1"/>
        </w:rPr>
      </w:pPr>
      <w:proofErr w:type="gramStart"/>
      <w:r w:rsidRPr="00A9695B">
        <w:rPr>
          <w:rFonts w:eastAsia="Times New Roman"/>
          <w:color w:val="000000" w:themeColor="text1"/>
        </w:rPr>
        <w:t>  Users</w:t>
      </w:r>
      <w:proofErr w:type="gramEnd"/>
      <w:r w:rsidRPr="00A9695B">
        <w:rPr>
          <w:rFonts w:eastAsia="Times New Roman"/>
          <w:color w:val="000000" w:themeColor="text1"/>
        </w:rPr>
        <w:t xml:space="preserve"> seek quick and personalized skin analysis without visiting a dermatologist</w:t>
      </w:r>
      <w:r w:rsidR="003A536B" w:rsidRPr="00A9695B">
        <w:rPr>
          <w:rFonts w:eastAsia="Times New Roman"/>
          <w:color w:val="000000" w:themeColor="text1"/>
        </w:rPr>
        <w:t>.</w:t>
      </w:r>
    </w:p>
    <w:p w:rsidR="008B443F" w:rsidRPr="00A9695B" w:rsidRDefault="008B443F" w:rsidP="00A9695B">
      <w:pPr>
        <w:spacing w:before="100" w:beforeAutospacing="1" w:after="100" w:afterAutospacing="1"/>
        <w:rPr>
          <w:rFonts w:eastAsia="Times New Roman"/>
          <w:color w:val="000000" w:themeColor="text1"/>
        </w:rPr>
      </w:pPr>
      <w:proofErr w:type="gramStart"/>
      <w:r w:rsidRPr="00A9695B">
        <w:rPr>
          <w:rFonts w:eastAsia="Times New Roman"/>
          <w:color w:val="000000" w:themeColor="text1"/>
        </w:rPr>
        <w:t>  Users</w:t>
      </w:r>
      <w:proofErr w:type="gramEnd"/>
      <w:r w:rsidRPr="00A9695B">
        <w:rPr>
          <w:rFonts w:eastAsia="Times New Roman"/>
          <w:color w:val="000000" w:themeColor="text1"/>
        </w:rPr>
        <w:t xml:space="preserve"> may have limited technical knowledge, requiring a simple and intuitive interface</w:t>
      </w:r>
      <w:r w:rsidR="003A536B" w:rsidRPr="00A9695B">
        <w:rPr>
          <w:rFonts w:eastAsia="Times New Roman"/>
          <w:color w:val="000000" w:themeColor="text1"/>
        </w:rPr>
        <w:t>.</w:t>
      </w:r>
    </w:p>
    <w:p w:rsidR="008B443F" w:rsidRPr="00A9695B" w:rsidRDefault="008B443F" w:rsidP="00A9695B">
      <w:pPr>
        <w:spacing w:before="100" w:beforeAutospacing="1" w:after="100" w:afterAutospacing="1"/>
        <w:rPr>
          <w:rFonts w:eastAsia="Times New Roman"/>
          <w:color w:val="000000" w:themeColor="text1"/>
        </w:rPr>
      </w:pPr>
      <w:proofErr w:type="gramStart"/>
      <w:r w:rsidRPr="00A9695B">
        <w:rPr>
          <w:rFonts w:eastAsia="Times New Roman"/>
          <w:color w:val="000000" w:themeColor="text1"/>
        </w:rPr>
        <w:t>  Users</w:t>
      </w:r>
      <w:proofErr w:type="gramEnd"/>
      <w:r w:rsidRPr="00A9695B">
        <w:rPr>
          <w:rFonts w:eastAsia="Times New Roman"/>
          <w:color w:val="000000" w:themeColor="text1"/>
        </w:rPr>
        <w:t xml:space="preserve"> expect accurate and reliable analysis results based on AI predictions</w:t>
      </w:r>
      <w:r w:rsidR="003A536B" w:rsidRPr="00A9695B">
        <w:rPr>
          <w:rFonts w:eastAsia="Times New Roman"/>
          <w:color w:val="000000" w:themeColor="text1"/>
        </w:rPr>
        <w:t>.</w:t>
      </w:r>
    </w:p>
    <w:p w:rsidR="008B443F" w:rsidRPr="00A9695B" w:rsidRDefault="008B443F" w:rsidP="00A9695B">
      <w:pPr>
        <w:spacing w:before="100" w:beforeAutospacing="1" w:after="100" w:afterAutospacing="1"/>
        <w:rPr>
          <w:rFonts w:eastAsia="Times New Roman"/>
          <w:color w:val="000000" w:themeColor="text1"/>
        </w:rPr>
      </w:pPr>
      <w:proofErr w:type="gramStart"/>
      <w:r w:rsidRPr="00A9695B">
        <w:rPr>
          <w:rFonts w:eastAsia="Times New Roman"/>
          <w:color w:val="000000" w:themeColor="text1"/>
        </w:rPr>
        <w:t>  Users</w:t>
      </w:r>
      <w:proofErr w:type="gramEnd"/>
      <w:r w:rsidRPr="00A9695B">
        <w:rPr>
          <w:rFonts w:eastAsia="Times New Roman"/>
          <w:color w:val="000000" w:themeColor="text1"/>
        </w:rPr>
        <w:t xml:space="preserve"> prefer clear, visual, and percentage-based feedback for better understanding</w:t>
      </w:r>
      <w:r w:rsidR="003A536B" w:rsidRPr="00A9695B">
        <w:rPr>
          <w:rFonts w:eastAsia="Times New Roman"/>
          <w:color w:val="000000" w:themeColor="text1"/>
        </w:rPr>
        <w:t>.</w:t>
      </w:r>
    </w:p>
    <w:p w:rsidR="008B443F" w:rsidRPr="00A9695B" w:rsidRDefault="008B443F" w:rsidP="00A9695B">
      <w:pPr>
        <w:spacing w:before="100" w:beforeAutospacing="1" w:after="100" w:afterAutospacing="1"/>
        <w:rPr>
          <w:rFonts w:eastAsia="Times New Roman"/>
          <w:color w:val="000000" w:themeColor="text1"/>
        </w:rPr>
      </w:pPr>
      <w:proofErr w:type="gramStart"/>
      <w:r w:rsidRPr="00A9695B">
        <w:rPr>
          <w:rFonts w:eastAsia="Times New Roman"/>
          <w:color w:val="000000" w:themeColor="text1"/>
        </w:rPr>
        <w:t>  Users</w:t>
      </w:r>
      <w:proofErr w:type="gramEnd"/>
      <w:r w:rsidRPr="00A9695B">
        <w:rPr>
          <w:rFonts w:eastAsia="Times New Roman"/>
          <w:color w:val="000000" w:themeColor="text1"/>
        </w:rPr>
        <w:t xml:space="preserve"> may belong to diverse skin types and tones, requiring inclusive model training</w:t>
      </w:r>
      <w:r w:rsidR="003A536B" w:rsidRPr="00A9695B">
        <w:rPr>
          <w:rFonts w:eastAsia="Times New Roman"/>
          <w:color w:val="000000" w:themeColor="text1"/>
        </w:rPr>
        <w:t>.</w:t>
      </w:r>
    </w:p>
    <w:p w:rsidR="008B443F" w:rsidRPr="00A9695B" w:rsidRDefault="008B443F" w:rsidP="00A9695B">
      <w:pPr>
        <w:spacing w:before="100" w:beforeAutospacing="1" w:after="100" w:afterAutospacing="1"/>
        <w:rPr>
          <w:rFonts w:eastAsia="Times New Roman"/>
          <w:color w:val="000000" w:themeColor="text1"/>
        </w:rPr>
      </w:pPr>
      <w:proofErr w:type="gramStart"/>
      <w:r w:rsidRPr="00A9695B">
        <w:rPr>
          <w:rFonts w:eastAsia="Times New Roman"/>
          <w:color w:val="000000" w:themeColor="text1"/>
        </w:rPr>
        <w:t>  Users</w:t>
      </w:r>
      <w:proofErr w:type="gramEnd"/>
      <w:r w:rsidRPr="00A9695B">
        <w:rPr>
          <w:rFonts w:eastAsia="Times New Roman"/>
          <w:color w:val="000000" w:themeColor="text1"/>
        </w:rPr>
        <w:t xml:space="preserve"> are conscious about their privacy and expect secure image handling</w:t>
      </w:r>
      <w:r w:rsidR="003A536B" w:rsidRPr="00A9695B">
        <w:rPr>
          <w:rFonts w:eastAsia="Times New Roman"/>
          <w:color w:val="000000" w:themeColor="text1"/>
        </w:rPr>
        <w:t>.</w:t>
      </w:r>
    </w:p>
    <w:p w:rsidR="008B443F" w:rsidRPr="00A9695B" w:rsidRDefault="008B443F" w:rsidP="00A9695B">
      <w:pPr>
        <w:spacing w:before="100" w:beforeAutospacing="1" w:after="100" w:afterAutospacing="1"/>
        <w:rPr>
          <w:rFonts w:eastAsia="Times New Roman"/>
          <w:color w:val="000000" w:themeColor="text1"/>
        </w:rPr>
      </w:pPr>
      <w:proofErr w:type="gramStart"/>
      <w:r w:rsidRPr="00A9695B">
        <w:rPr>
          <w:rFonts w:eastAsia="Times New Roman"/>
          <w:color w:val="000000" w:themeColor="text1"/>
        </w:rPr>
        <w:t>  Users</w:t>
      </w:r>
      <w:proofErr w:type="gramEnd"/>
      <w:r w:rsidRPr="00A9695B">
        <w:rPr>
          <w:rFonts w:eastAsia="Times New Roman"/>
          <w:color w:val="000000" w:themeColor="text1"/>
        </w:rPr>
        <w:t xml:space="preserve"> may revisit the website for periodic skin health tracking and progress comparison</w:t>
      </w:r>
      <w:r w:rsidR="003A536B" w:rsidRPr="00A9695B">
        <w:rPr>
          <w:rFonts w:eastAsia="Times New Roman"/>
          <w:color w:val="000000" w:themeColor="text1"/>
        </w:rPr>
        <w:t>.</w:t>
      </w:r>
    </w:p>
    <w:p w:rsidR="008B443F" w:rsidRPr="00A9695B" w:rsidRDefault="008B443F" w:rsidP="00A9695B">
      <w:pPr>
        <w:spacing w:before="100" w:beforeAutospacing="1" w:after="100" w:afterAutospacing="1"/>
        <w:rPr>
          <w:rFonts w:eastAsia="Times New Roman"/>
          <w:color w:val="000000" w:themeColor="text1"/>
        </w:rPr>
      </w:pPr>
      <w:proofErr w:type="gramStart"/>
      <w:r w:rsidRPr="00A9695B">
        <w:rPr>
          <w:rFonts w:eastAsia="Times New Roman"/>
          <w:color w:val="000000" w:themeColor="text1"/>
        </w:rPr>
        <w:t>  Users</w:t>
      </w:r>
      <w:proofErr w:type="gramEnd"/>
      <w:r w:rsidRPr="00A9695B">
        <w:rPr>
          <w:rFonts w:eastAsia="Times New Roman"/>
          <w:color w:val="000000" w:themeColor="text1"/>
        </w:rPr>
        <w:t xml:space="preserve"> may use the platform to make informed decisions about skincare routines or products</w:t>
      </w:r>
      <w:r w:rsidR="003A536B" w:rsidRPr="00A9695B">
        <w:rPr>
          <w:rFonts w:eastAsia="Times New Roman"/>
          <w:color w:val="000000" w:themeColor="text1"/>
        </w:rPr>
        <w:t>.</w:t>
      </w:r>
    </w:p>
    <w:p w:rsidR="008B443F" w:rsidRPr="00A9695B" w:rsidRDefault="008B443F" w:rsidP="00A9695B">
      <w:pPr>
        <w:spacing w:before="100" w:beforeAutospacing="1" w:after="100" w:afterAutospacing="1"/>
        <w:rPr>
          <w:rFonts w:eastAsia="Times New Roman"/>
          <w:color w:val="000000" w:themeColor="text1"/>
        </w:rPr>
      </w:pPr>
      <w:proofErr w:type="gramStart"/>
      <w:r w:rsidRPr="00A9695B">
        <w:rPr>
          <w:rFonts w:eastAsia="Times New Roman"/>
          <w:color w:val="000000" w:themeColor="text1"/>
        </w:rPr>
        <w:lastRenderedPageBreak/>
        <w:t>  Users</w:t>
      </w:r>
      <w:proofErr w:type="gramEnd"/>
      <w:r w:rsidRPr="00A9695B">
        <w:rPr>
          <w:rFonts w:eastAsia="Times New Roman"/>
          <w:color w:val="000000" w:themeColor="text1"/>
        </w:rPr>
        <w:t xml:space="preserve"> expect compatibility across different browsers and devices</w:t>
      </w:r>
      <w:r w:rsidR="003A536B" w:rsidRPr="00A9695B">
        <w:rPr>
          <w:rFonts w:eastAsia="Times New Roman"/>
          <w:color w:val="000000" w:themeColor="text1"/>
        </w:rPr>
        <w:t>.</w:t>
      </w:r>
    </w:p>
    <w:p w:rsidR="008B443F" w:rsidRPr="00A9695B" w:rsidRDefault="008B443F" w:rsidP="00A9695B">
      <w:pPr>
        <w:spacing w:before="100" w:beforeAutospacing="1" w:after="100" w:afterAutospacing="1"/>
        <w:rPr>
          <w:rFonts w:eastAsia="Times New Roman"/>
          <w:color w:val="000000" w:themeColor="text1"/>
        </w:rPr>
      </w:pPr>
      <w:proofErr w:type="gramStart"/>
      <w:r w:rsidRPr="00A9695B">
        <w:rPr>
          <w:rFonts w:eastAsia="Times New Roman"/>
          <w:color w:val="000000" w:themeColor="text1"/>
        </w:rPr>
        <w:t>  Users</w:t>
      </w:r>
      <w:proofErr w:type="gramEnd"/>
      <w:r w:rsidRPr="00A9695B">
        <w:rPr>
          <w:rFonts w:eastAsia="Times New Roman"/>
          <w:color w:val="000000" w:themeColor="text1"/>
        </w:rPr>
        <w:t xml:space="preserve"> may come from different geographic regions and climates, influencing skin conditions</w:t>
      </w:r>
      <w:r w:rsidR="003A536B" w:rsidRPr="00A9695B">
        <w:rPr>
          <w:rFonts w:eastAsia="Times New Roman"/>
          <w:color w:val="000000" w:themeColor="text1"/>
        </w:rPr>
        <w:t>.</w:t>
      </w:r>
    </w:p>
    <w:p w:rsidR="008B443F" w:rsidRPr="00A9695B" w:rsidRDefault="008B443F" w:rsidP="00A9695B">
      <w:pPr>
        <w:spacing w:before="100" w:beforeAutospacing="1" w:after="100" w:afterAutospacing="1"/>
        <w:rPr>
          <w:rFonts w:eastAsia="Times New Roman"/>
          <w:color w:val="000000" w:themeColor="text1"/>
        </w:rPr>
      </w:pPr>
      <w:proofErr w:type="gramStart"/>
      <w:r w:rsidRPr="00A9695B">
        <w:rPr>
          <w:rFonts w:eastAsia="Times New Roman"/>
          <w:color w:val="000000" w:themeColor="text1"/>
        </w:rPr>
        <w:t>  Users</w:t>
      </w:r>
      <w:proofErr w:type="gramEnd"/>
      <w:r w:rsidRPr="00A9695B">
        <w:rPr>
          <w:rFonts w:eastAsia="Times New Roman"/>
          <w:color w:val="000000" w:themeColor="text1"/>
        </w:rPr>
        <w:t xml:space="preserve"> expect minimal processing time and real-time result generation</w:t>
      </w:r>
      <w:r w:rsidR="003A536B" w:rsidRPr="00A9695B">
        <w:rPr>
          <w:rFonts w:eastAsia="Times New Roman"/>
          <w:color w:val="000000" w:themeColor="text1"/>
        </w:rPr>
        <w:t>.</w:t>
      </w:r>
    </w:p>
    <w:p w:rsidR="008B443F" w:rsidRPr="00A9695B" w:rsidRDefault="008B443F" w:rsidP="00A9695B">
      <w:pPr>
        <w:spacing w:before="100" w:beforeAutospacing="1" w:after="100" w:afterAutospacing="1"/>
        <w:rPr>
          <w:rFonts w:eastAsia="Times New Roman"/>
          <w:color w:val="000000" w:themeColor="text1"/>
        </w:rPr>
      </w:pPr>
      <w:proofErr w:type="gramStart"/>
      <w:r w:rsidRPr="00A9695B">
        <w:rPr>
          <w:rFonts w:eastAsia="Times New Roman"/>
          <w:color w:val="000000" w:themeColor="text1"/>
        </w:rPr>
        <w:t>  Users</w:t>
      </w:r>
      <w:proofErr w:type="gramEnd"/>
      <w:r w:rsidRPr="00A9695B">
        <w:rPr>
          <w:rFonts w:eastAsia="Times New Roman"/>
          <w:color w:val="000000" w:themeColor="text1"/>
        </w:rPr>
        <w:t xml:space="preserve"> value transparency in how their data and images are processed and stored</w:t>
      </w:r>
      <w:r w:rsidR="003A536B" w:rsidRPr="00A9695B">
        <w:rPr>
          <w:rFonts w:eastAsia="Times New Roman"/>
          <w:color w:val="000000" w:themeColor="text1"/>
        </w:rPr>
        <w:t>.</w:t>
      </w:r>
    </w:p>
    <w:p w:rsidR="000302E1" w:rsidRPr="00431C00" w:rsidRDefault="000302E1" w:rsidP="000302E1">
      <w:pPr>
        <w:pStyle w:val="H2"/>
        <w:spacing w:after="120"/>
        <w:ind w:left="389"/>
        <w:jc w:val="both"/>
        <w:rPr>
          <w:color w:val="000000" w:themeColor="text1"/>
          <w:sz w:val="22"/>
          <w:szCs w:val="22"/>
        </w:rPr>
      </w:pPr>
    </w:p>
    <w:p w:rsidR="001C4F5C" w:rsidRPr="00431C00" w:rsidRDefault="001104F5" w:rsidP="0069311B">
      <w:pPr>
        <w:pStyle w:val="H2"/>
        <w:numPr>
          <w:ilvl w:val="1"/>
          <w:numId w:val="6"/>
        </w:numPr>
        <w:spacing w:after="120"/>
        <w:ind w:left="389" w:hanging="389"/>
        <w:jc w:val="both"/>
        <w:rPr>
          <w:color w:val="000000" w:themeColor="text1"/>
          <w:sz w:val="24"/>
        </w:rPr>
      </w:pPr>
      <w:bookmarkStart w:id="51" w:name="_Toc534602241"/>
      <w:bookmarkStart w:id="52" w:name="_Toc534602086"/>
      <w:bookmarkStart w:id="53" w:name="_Toc218685092"/>
      <w:bookmarkStart w:id="54" w:name="_Toc218685186"/>
      <w:r w:rsidRPr="00431C00">
        <w:rPr>
          <w:color w:val="000000" w:themeColor="text1"/>
          <w:sz w:val="24"/>
        </w:rPr>
        <w:t>Operating environment</w:t>
      </w:r>
      <w:bookmarkEnd w:id="51"/>
      <w:bookmarkEnd w:id="52"/>
      <w:bookmarkEnd w:id="53"/>
      <w:bookmarkEnd w:id="54"/>
    </w:p>
    <w:p w:rsidR="005E7B94" w:rsidRPr="00431C00" w:rsidRDefault="005E7B94" w:rsidP="0069311B">
      <w:pPr>
        <w:numPr>
          <w:ilvl w:val="0"/>
          <w:numId w:val="7"/>
        </w:numPr>
        <w:spacing w:before="100" w:beforeAutospacing="1" w:after="100" w:afterAutospacing="1"/>
        <w:rPr>
          <w:rFonts w:eastAsia="Times New Roman"/>
          <w:color w:val="000000" w:themeColor="text1"/>
          <w:sz w:val="22"/>
          <w:szCs w:val="22"/>
        </w:rPr>
      </w:pPr>
      <w:bookmarkStart w:id="55" w:name="_Toc534602242"/>
      <w:bookmarkStart w:id="56" w:name="_Toc534602087"/>
      <w:r w:rsidRPr="00431C00">
        <w:rPr>
          <w:rFonts w:eastAsia="Times New Roman"/>
          <w:color w:val="000000" w:themeColor="text1"/>
          <w:sz w:val="22"/>
          <w:szCs w:val="22"/>
        </w:rPr>
        <w:t>The system is accessible on standard devices, including desktop computers, laptops, and smartp</w:t>
      </w:r>
      <w:r w:rsidR="00CA6BB9" w:rsidRPr="00431C00">
        <w:rPr>
          <w:rFonts w:eastAsia="Times New Roman"/>
          <w:color w:val="000000" w:themeColor="text1"/>
          <w:sz w:val="22"/>
          <w:szCs w:val="22"/>
        </w:rPr>
        <w:t>hones.</w:t>
      </w:r>
    </w:p>
    <w:p w:rsidR="005E7B94" w:rsidRPr="00431C00" w:rsidRDefault="005E7B94" w:rsidP="0069311B">
      <w:pPr>
        <w:numPr>
          <w:ilvl w:val="0"/>
          <w:numId w:val="7"/>
        </w:numPr>
        <w:spacing w:before="100" w:beforeAutospacing="1" w:after="100" w:afterAutospacing="1"/>
        <w:rPr>
          <w:rFonts w:eastAsia="Times New Roman"/>
          <w:color w:val="000000" w:themeColor="text1"/>
          <w:sz w:val="22"/>
          <w:szCs w:val="22"/>
        </w:rPr>
      </w:pPr>
      <w:r w:rsidRPr="00431C00">
        <w:rPr>
          <w:rFonts w:eastAsia="Times New Roman"/>
          <w:color w:val="000000" w:themeColor="text1"/>
          <w:sz w:val="22"/>
          <w:szCs w:val="22"/>
        </w:rPr>
        <w:t>It is compatible with widely used operating systems su</w:t>
      </w:r>
      <w:r w:rsidR="00DD0552">
        <w:rPr>
          <w:rFonts w:eastAsia="Times New Roman"/>
          <w:color w:val="000000" w:themeColor="text1"/>
          <w:sz w:val="22"/>
          <w:szCs w:val="22"/>
        </w:rPr>
        <w:t xml:space="preserve">ch as Windows, </w:t>
      </w:r>
      <w:proofErr w:type="spellStart"/>
      <w:r w:rsidR="00DD0552">
        <w:rPr>
          <w:rFonts w:eastAsia="Times New Roman"/>
          <w:color w:val="000000" w:themeColor="text1"/>
          <w:sz w:val="22"/>
          <w:szCs w:val="22"/>
        </w:rPr>
        <w:t>macOS</w:t>
      </w:r>
      <w:proofErr w:type="spellEnd"/>
      <w:r w:rsidR="00DD0552">
        <w:rPr>
          <w:rFonts w:eastAsia="Times New Roman"/>
          <w:color w:val="000000" w:themeColor="text1"/>
          <w:sz w:val="22"/>
          <w:szCs w:val="22"/>
        </w:rPr>
        <w:t>, and Linux</w:t>
      </w:r>
      <w:r w:rsidRPr="00431C00">
        <w:rPr>
          <w:rFonts w:eastAsia="Times New Roman"/>
          <w:color w:val="000000" w:themeColor="text1"/>
          <w:sz w:val="22"/>
          <w:szCs w:val="22"/>
        </w:rPr>
        <w:t xml:space="preserve"> and functions seamlessly on major web browsers, including Chrome, Firefox, Safari, and Edge.</w:t>
      </w:r>
    </w:p>
    <w:p w:rsidR="00CA6BB9" w:rsidRPr="00431C00" w:rsidRDefault="00CA6BB9" w:rsidP="0069311B">
      <w:pPr>
        <w:numPr>
          <w:ilvl w:val="0"/>
          <w:numId w:val="7"/>
        </w:numPr>
        <w:spacing w:before="100" w:beforeAutospacing="1" w:after="100" w:afterAutospacing="1"/>
        <w:rPr>
          <w:rFonts w:eastAsia="Times New Roman"/>
          <w:color w:val="000000" w:themeColor="text1"/>
          <w:sz w:val="22"/>
          <w:szCs w:val="22"/>
        </w:rPr>
      </w:pPr>
      <w:r w:rsidRPr="00431C00">
        <w:rPr>
          <w:color w:val="000000" w:themeColor="text1"/>
        </w:rPr>
        <w:t>Requires a stable internet connection for image upload and result retrieval.</w:t>
      </w:r>
    </w:p>
    <w:p w:rsidR="00CA6BB9" w:rsidRPr="00431C00" w:rsidRDefault="00CA6BB9" w:rsidP="0069311B">
      <w:pPr>
        <w:numPr>
          <w:ilvl w:val="0"/>
          <w:numId w:val="7"/>
        </w:numPr>
        <w:spacing w:before="100" w:beforeAutospacing="1" w:after="100" w:afterAutospacing="1"/>
        <w:rPr>
          <w:rFonts w:eastAsia="Times New Roman"/>
          <w:color w:val="000000" w:themeColor="text1"/>
          <w:sz w:val="22"/>
          <w:szCs w:val="22"/>
        </w:rPr>
      </w:pPr>
      <w:r w:rsidRPr="00431C00">
        <w:rPr>
          <w:color w:val="000000" w:themeColor="text1"/>
        </w:rPr>
        <w:t>Minimal hardware requirements for end users, limited to a device with a web browser and camera.</w:t>
      </w:r>
    </w:p>
    <w:p w:rsidR="00CD084A" w:rsidRPr="00431C00" w:rsidRDefault="00CD084A" w:rsidP="00CD084A">
      <w:pPr>
        <w:rPr>
          <w:color w:val="000000" w:themeColor="text1"/>
          <w:sz w:val="22"/>
          <w:szCs w:val="22"/>
        </w:rPr>
      </w:pPr>
    </w:p>
    <w:p w:rsidR="001C4F5C" w:rsidRPr="00431C00" w:rsidRDefault="001104F5" w:rsidP="0069311B">
      <w:pPr>
        <w:pStyle w:val="H2"/>
        <w:numPr>
          <w:ilvl w:val="1"/>
          <w:numId w:val="6"/>
        </w:numPr>
        <w:spacing w:after="120"/>
        <w:ind w:left="389" w:hanging="389"/>
        <w:jc w:val="both"/>
        <w:rPr>
          <w:color w:val="000000" w:themeColor="text1"/>
          <w:sz w:val="24"/>
        </w:rPr>
      </w:pPr>
      <w:bookmarkStart w:id="57" w:name="_Toc218685093"/>
      <w:bookmarkStart w:id="58" w:name="_Toc218685187"/>
      <w:r w:rsidRPr="00431C00">
        <w:rPr>
          <w:color w:val="000000" w:themeColor="text1"/>
          <w:sz w:val="24"/>
        </w:rPr>
        <w:t>System constraints</w:t>
      </w:r>
      <w:bookmarkEnd w:id="55"/>
      <w:bookmarkEnd w:id="56"/>
      <w:bookmarkEnd w:id="57"/>
      <w:bookmarkEnd w:id="58"/>
    </w:p>
    <w:p w:rsidR="00CA6BB9" w:rsidRPr="00A9695B" w:rsidRDefault="00CA6BB9" w:rsidP="00A9695B">
      <w:pPr>
        <w:spacing w:before="100" w:beforeAutospacing="1" w:after="100" w:afterAutospacing="1"/>
        <w:rPr>
          <w:rFonts w:eastAsia="Times New Roman"/>
          <w:color w:val="000000" w:themeColor="text1"/>
        </w:rPr>
      </w:pPr>
      <w:bookmarkStart w:id="59" w:name="_Toc534602243"/>
      <w:bookmarkStart w:id="60" w:name="_Toc534602088"/>
      <w:r w:rsidRPr="00A9695B">
        <w:rPr>
          <w:rFonts w:eastAsia="Times New Roman"/>
          <w:color w:val="000000" w:themeColor="text1"/>
        </w:rPr>
        <w:t xml:space="preserve">• </w:t>
      </w:r>
      <w:r w:rsidRPr="00A9695B">
        <w:rPr>
          <w:rFonts w:eastAsia="Times New Roman"/>
          <w:b/>
          <w:bCs/>
          <w:color w:val="000000" w:themeColor="text1"/>
        </w:rPr>
        <w:t>Software Limitations</w:t>
      </w:r>
      <w:proofErr w:type="gramStart"/>
      <w:r w:rsidRPr="00A9695B">
        <w:rPr>
          <w:rFonts w:eastAsia="Times New Roman"/>
          <w:b/>
          <w:bCs/>
          <w:color w:val="000000" w:themeColor="text1"/>
        </w:rPr>
        <w:t>:</w:t>
      </w:r>
      <w:proofErr w:type="gramEnd"/>
      <w:r w:rsidRPr="00A9695B">
        <w:rPr>
          <w:rFonts w:eastAsia="Times New Roman"/>
          <w:color w:val="000000" w:themeColor="text1"/>
        </w:rPr>
        <w:br/>
        <w:t>The accuracy of facial analysis will depend on the performance and training quality of the AI and image processing models. Limitations may occur in detecting less common skin issues or analyzing low-quality images. System functionality is also dependent on the capabilities of integrated libraries and frameworks used for AI and web development.</w:t>
      </w:r>
    </w:p>
    <w:p w:rsidR="00CA6BB9" w:rsidRPr="00A9695B" w:rsidRDefault="00CA6BB9" w:rsidP="00A9695B">
      <w:pPr>
        <w:spacing w:before="100" w:beforeAutospacing="1" w:after="100" w:afterAutospacing="1"/>
        <w:rPr>
          <w:rFonts w:eastAsia="Times New Roman"/>
          <w:color w:val="000000" w:themeColor="text1"/>
        </w:rPr>
      </w:pPr>
      <w:r w:rsidRPr="00A9695B">
        <w:rPr>
          <w:rFonts w:eastAsia="Times New Roman"/>
          <w:color w:val="000000" w:themeColor="text1"/>
        </w:rPr>
        <w:t xml:space="preserve">• </w:t>
      </w:r>
      <w:r w:rsidRPr="00A9695B">
        <w:rPr>
          <w:rFonts w:eastAsia="Times New Roman"/>
          <w:b/>
          <w:bCs/>
          <w:color w:val="000000" w:themeColor="text1"/>
        </w:rPr>
        <w:t>Hardware Requirements</w:t>
      </w:r>
      <w:proofErr w:type="gramStart"/>
      <w:r w:rsidRPr="00A9695B">
        <w:rPr>
          <w:rFonts w:eastAsia="Times New Roman"/>
          <w:b/>
          <w:bCs/>
          <w:color w:val="000000" w:themeColor="text1"/>
        </w:rPr>
        <w:t>:</w:t>
      </w:r>
      <w:proofErr w:type="gramEnd"/>
      <w:r w:rsidRPr="00A9695B">
        <w:rPr>
          <w:rFonts w:eastAsia="Times New Roman"/>
          <w:color w:val="000000" w:themeColor="text1"/>
        </w:rPr>
        <w:br/>
        <w:t>Users must have devices capable of running modern web browsers and supporting image uploads. A device with a camera or stored facial images is required for analysis. The server or hosting environment must include sufficient processing power (preferably GPU-enabled) to handle AI computations efficiently.</w:t>
      </w:r>
    </w:p>
    <w:p w:rsidR="00CA6BB9" w:rsidRPr="00A9695B" w:rsidRDefault="00CA6BB9" w:rsidP="00A9695B">
      <w:pPr>
        <w:spacing w:before="100" w:beforeAutospacing="1" w:after="100" w:afterAutospacing="1"/>
        <w:rPr>
          <w:rFonts w:eastAsia="Times New Roman"/>
          <w:color w:val="000000" w:themeColor="text1"/>
        </w:rPr>
      </w:pPr>
      <w:r w:rsidRPr="00A9695B">
        <w:rPr>
          <w:rFonts w:eastAsia="Times New Roman"/>
          <w:color w:val="000000" w:themeColor="text1"/>
        </w:rPr>
        <w:t xml:space="preserve">• </w:t>
      </w:r>
      <w:r w:rsidRPr="00A9695B">
        <w:rPr>
          <w:rFonts w:eastAsia="Times New Roman"/>
          <w:b/>
          <w:bCs/>
          <w:color w:val="000000" w:themeColor="text1"/>
        </w:rPr>
        <w:t>Legal Requirements</w:t>
      </w:r>
      <w:proofErr w:type="gramStart"/>
      <w:r w:rsidRPr="00A9695B">
        <w:rPr>
          <w:rFonts w:eastAsia="Times New Roman"/>
          <w:b/>
          <w:bCs/>
          <w:color w:val="000000" w:themeColor="text1"/>
        </w:rPr>
        <w:t>:</w:t>
      </w:r>
      <w:proofErr w:type="gramEnd"/>
      <w:r w:rsidRPr="00A9695B">
        <w:rPr>
          <w:rFonts w:eastAsia="Times New Roman"/>
          <w:color w:val="000000" w:themeColor="text1"/>
        </w:rPr>
        <w:br/>
        <w:t>The system must comply with data privacy and protection laws, ensuring user consent before image processing. It must adhere to regulations such as GDPR or equivalent local standards related to the storage and handling of personal data. Accessibility standards should also be followed to ensure usability for all users.</w:t>
      </w:r>
    </w:p>
    <w:p w:rsidR="00CA6BB9" w:rsidRPr="00A9695B" w:rsidRDefault="00CA6BB9" w:rsidP="00A9695B">
      <w:pPr>
        <w:spacing w:before="100" w:beforeAutospacing="1" w:after="100" w:afterAutospacing="1"/>
        <w:rPr>
          <w:rFonts w:eastAsia="Times New Roman"/>
          <w:color w:val="000000" w:themeColor="text1"/>
        </w:rPr>
      </w:pPr>
      <w:r w:rsidRPr="00A9695B">
        <w:rPr>
          <w:rFonts w:eastAsia="Times New Roman"/>
          <w:color w:val="000000" w:themeColor="text1"/>
        </w:rPr>
        <w:t xml:space="preserve">• </w:t>
      </w:r>
      <w:r w:rsidRPr="00A9695B">
        <w:rPr>
          <w:rFonts w:eastAsia="Times New Roman"/>
          <w:b/>
          <w:bCs/>
          <w:color w:val="000000" w:themeColor="text1"/>
        </w:rPr>
        <w:t>Environmental Adaptations</w:t>
      </w:r>
      <w:proofErr w:type="gramStart"/>
      <w:r w:rsidRPr="00A9695B">
        <w:rPr>
          <w:rFonts w:eastAsia="Times New Roman"/>
          <w:b/>
          <w:bCs/>
          <w:color w:val="000000" w:themeColor="text1"/>
        </w:rPr>
        <w:t>:</w:t>
      </w:r>
      <w:proofErr w:type="gramEnd"/>
      <w:r w:rsidRPr="00A9695B">
        <w:rPr>
          <w:rFonts w:eastAsia="Times New Roman"/>
          <w:color w:val="000000" w:themeColor="text1"/>
        </w:rPr>
        <w:br/>
        <w:t>The system is designed to operate effectively across various environments, including different internet speeds and devices. It ensures consistent performance in home, academic, or public settings through lightweight web optimization and responsive design.</w:t>
      </w:r>
    </w:p>
    <w:p w:rsidR="00CA6BB9" w:rsidRPr="00A9695B" w:rsidRDefault="00CA6BB9" w:rsidP="00A9695B">
      <w:pPr>
        <w:spacing w:before="100" w:beforeAutospacing="1" w:after="100" w:afterAutospacing="1"/>
        <w:rPr>
          <w:rFonts w:eastAsia="Times New Roman"/>
          <w:color w:val="000000" w:themeColor="text1"/>
        </w:rPr>
      </w:pPr>
      <w:r w:rsidRPr="00A9695B">
        <w:rPr>
          <w:rFonts w:eastAsia="Times New Roman"/>
          <w:color w:val="000000" w:themeColor="text1"/>
        </w:rPr>
        <w:t xml:space="preserve">• </w:t>
      </w:r>
      <w:r w:rsidRPr="00A9695B">
        <w:rPr>
          <w:rFonts w:eastAsia="Times New Roman"/>
          <w:b/>
          <w:bCs/>
          <w:color w:val="000000" w:themeColor="text1"/>
        </w:rPr>
        <w:t>User Considerations</w:t>
      </w:r>
      <w:proofErr w:type="gramStart"/>
      <w:r w:rsidRPr="00A9695B">
        <w:rPr>
          <w:rFonts w:eastAsia="Times New Roman"/>
          <w:b/>
          <w:bCs/>
          <w:color w:val="000000" w:themeColor="text1"/>
        </w:rPr>
        <w:t>:</w:t>
      </w:r>
      <w:proofErr w:type="gramEnd"/>
      <w:r w:rsidRPr="00A9695B">
        <w:rPr>
          <w:rFonts w:eastAsia="Times New Roman"/>
          <w:color w:val="000000" w:themeColor="text1"/>
        </w:rPr>
        <w:br/>
        <w:t xml:space="preserve">The website targets a wide range of users interested in skincare awareness. It prioritizes an </w:t>
      </w:r>
      <w:r w:rsidRPr="00A9695B">
        <w:rPr>
          <w:rFonts w:eastAsia="Times New Roman"/>
          <w:color w:val="000000" w:themeColor="text1"/>
        </w:rPr>
        <w:lastRenderedPageBreak/>
        <w:t>intuitive interface, easy navigation, and fast response times. Visual clarity, accuracy of analysis results, and privacy assurance are emphasized to enhance user trust and satisfaction</w:t>
      </w:r>
    </w:p>
    <w:p w:rsidR="001C4F5C" w:rsidRPr="00431C00" w:rsidRDefault="001C4F5C" w:rsidP="005E7B94">
      <w:pPr>
        <w:tabs>
          <w:tab w:val="left" w:pos="720"/>
        </w:tabs>
        <w:spacing w:beforeAutospacing="1" w:afterAutospacing="1"/>
        <w:jc w:val="both"/>
        <w:rPr>
          <w:color w:val="000000" w:themeColor="text1"/>
        </w:rPr>
      </w:pPr>
    </w:p>
    <w:bookmarkEnd w:id="59"/>
    <w:bookmarkEnd w:id="60"/>
    <w:p w:rsidR="001C4F5C" w:rsidRPr="00431C00" w:rsidRDefault="001104F5">
      <w:pPr>
        <w:ind w:left="390"/>
        <w:jc w:val="both"/>
        <w:rPr>
          <w:color w:val="000000" w:themeColor="text1"/>
          <w:sz w:val="20"/>
        </w:rPr>
      </w:pPr>
      <w:r w:rsidRPr="00431C00">
        <w:rPr>
          <w:i/>
          <w:color w:val="000000" w:themeColor="text1"/>
          <w:sz w:val="20"/>
        </w:rPr>
        <w:t xml:space="preserve"> </w:t>
      </w:r>
    </w:p>
    <w:p w:rsidR="001C4F5C" w:rsidRPr="00431C00" w:rsidRDefault="3FAC3AED" w:rsidP="0069311B">
      <w:pPr>
        <w:pStyle w:val="h1"/>
        <w:numPr>
          <w:ilvl w:val="0"/>
          <w:numId w:val="6"/>
        </w:numPr>
        <w:spacing w:after="120"/>
        <w:jc w:val="both"/>
        <w:rPr>
          <w:rFonts w:ascii="Times New Roman" w:hAnsi="Times New Roman"/>
          <w:color w:val="000000" w:themeColor="text1"/>
          <w:sz w:val="32"/>
          <w:szCs w:val="32"/>
        </w:rPr>
      </w:pPr>
      <w:bookmarkStart w:id="61" w:name="_Toc272675719"/>
      <w:bookmarkStart w:id="62" w:name="_Toc534602093"/>
      <w:bookmarkStart w:id="63" w:name="_Toc534602248"/>
      <w:bookmarkStart w:id="64" w:name="_Toc218685094"/>
      <w:bookmarkStart w:id="65" w:name="_Toc218685188"/>
      <w:r w:rsidRPr="00431C00">
        <w:rPr>
          <w:rFonts w:ascii="Times New Roman" w:hAnsi="Times New Roman"/>
          <w:color w:val="000000" w:themeColor="text1"/>
          <w:sz w:val="32"/>
          <w:szCs w:val="32"/>
        </w:rPr>
        <w:t>External Interface Requirements</w:t>
      </w:r>
      <w:bookmarkEnd w:id="61"/>
      <w:bookmarkEnd w:id="64"/>
      <w:bookmarkEnd w:id="65"/>
    </w:p>
    <w:p w:rsidR="001C4F5C" w:rsidRPr="00431C00" w:rsidRDefault="001C4F5C">
      <w:pPr>
        <w:pStyle w:val="H2"/>
        <w:jc w:val="both"/>
        <w:rPr>
          <w:color w:val="000000" w:themeColor="text1"/>
          <w:sz w:val="22"/>
        </w:rPr>
      </w:pPr>
    </w:p>
    <w:p w:rsidR="00CA6BB9" w:rsidRPr="00431C00" w:rsidRDefault="00CA6BB9" w:rsidP="00CA6BB9">
      <w:pPr>
        <w:spacing w:before="100" w:beforeAutospacing="1" w:after="100" w:afterAutospacing="1"/>
        <w:rPr>
          <w:rFonts w:eastAsia="Times New Roman"/>
          <w:color w:val="000000" w:themeColor="text1"/>
        </w:rPr>
      </w:pPr>
      <w:r w:rsidRPr="00431C00">
        <w:rPr>
          <w:rFonts w:eastAsia="Times New Roman"/>
          <w:b/>
          <w:bCs/>
          <w:color w:val="000000" w:themeColor="text1"/>
        </w:rPr>
        <w:t>3.1 Hardware Interfaces</w:t>
      </w:r>
      <w:r w:rsidRPr="00431C00">
        <w:rPr>
          <w:rFonts w:eastAsia="Times New Roman"/>
          <w:color w:val="000000" w:themeColor="text1"/>
        </w:rPr>
        <w:br/>
        <w:t xml:space="preserve">• </w:t>
      </w:r>
      <w:proofErr w:type="gramStart"/>
      <w:r w:rsidRPr="00431C00">
        <w:rPr>
          <w:rFonts w:eastAsia="Times New Roman"/>
          <w:color w:val="000000" w:themeColor="text1"/>
        </w:rPr>
        <w:t>The</w:t>
      </w:r>
      <w:proofErr w:type="gramEnd"/>
      <w:r w:rsidRPr="00431C00">
        <w:rPr>
          <w:rFonts w:eastAsia="Times New Roman"/>
          <w:color w:val="000000" w:themeColor="text1"/>
        </w:rPr>
        <w:t xml:space="preserve"> system will be compatible </w:t>
      </w:r>
      <w:r w:rsidR="00DD0552">
        <w:rPr>
          <w:rFonts w:eastAsia="Times New Roman"/>
          <w:color w:val="000000" w:themeColor="text1"/>
        </w:rPr>
        <w:t>with desktop computers, laptops</w:t>
      </w:r>
      <w:r w:rsidRPr="00431C00">
        <w:rPr>
          <w:rFonts w:eastAsia="Times New Roman"/>
          <w:color w:val="000000" w:themeColor="text1"/>
        </w:rPr>
        <w:t xml:space="preserve"> and smartphones.</w:t>
      </w:r>
      <w:r w:rsidRPr="00431C00">
        <w:rPr>
          <w:rFonts w:eastAsia="Times New Roman"/>
          <w:color w:val="000000" w:themeColor="text1"/>
        </w:rPr>
        <w:br/>
        <w:t>• Devices must have a functioning camera to capture or upload facial images for analysis.</w:t>
      </w:r>
      <w:r w:rsidRPr="00431C00">
        <w:rPr>
          <w:rFonts w:eastAsia="Times New Roman"/>
          <w:color w:val="000000" w:themeColor="text1"/>
        </w:rPr>
        <w:br/>
        <w:t>• Basic input devices such as a keyboard, mouse, or touchscreen will be required for navigation and interaction.</w:t>
      </w:r>
      <w:r w:rsidRPr="00431C00">
        <w:rPr>
          <w:rFonts w:eastAsia="Times New Roman"/>
          <w:color w:val="000000" w:themeColor="text1"/>
        </w:rPr>
        <w:br/>
        <w:t>• The server or cloud hosting environment must include sufficient hardware (preferably GPU support) to run AI models efficiently.</w:t>
      </w:r>
    </w:p>
    <w:p w:rsidR="00CA6BB9" w:rsidRPr="00A9695B" w:rsidRDefault="00CA6BB9" w:rsidP="00CA6BB9">
      <w:pPr>
        <w:spacing w:before="100" w:beforeAutospacing="1" w:after="100" w:afterAutospacing="1"/>
        <w:rPr>
          <w:rFonts w:eastAsia="Times New Roman"/>
          <w:b/>
          <w:bCs/>
          <w:color w:val="000000" w:themeColor="text1"/>
        </w:rPr>
      </w:pPr>
      <w:r w:rsidRPr="00431C00">
        <w:rPr>
          <w:rFonts w:eastAsia="Times New Roman"/>
          <w:b/>
          <w:bCs/>
          <w:color w:val="000000" w:themeColor="text1"/>
        </w:rPr>
        <w:t>3.2 Software Interfaces</w:t>
      </w:r>
      <w:r w:rsidRPr="00431C00">
        <w:rPr>
          <w:rFonts w:eastAsia="Times New Roman"/>
          <w:color w:val="000000" w:themeColor="text1"/>
        </w:rPr>
        <w:br/>
        <w:t xml:space="preserve">• </w:t>
      </w:r>
      <w:proofErr w:type="gramStart"/>
      <w:r w:rsidRPr="00431C00">
        <w:rPr>
          <w:rFonts w:eastAsia="Times New Roman"/>
          <w:color w:val="000000" w:themeColor="text1"/>
        </w:rPr>
        <w:t>The</w:t>
      </w:r>
      <w:proofErr w:type="gramEnd"/>
      <w:r w:rsidRPr="00431C00">
        <w:rPr>
          <w:rFonts w:eastAsia="Times New Roman"/>
          <w:color w:val="000000" w:themeColor="text1"/>
        </w:rPr>
        <w:t xml:space="preserve"> system will connect to a secure web server for hosting and AI model integration.</w:t>
      </w:r>
      <w:r w:rsidRPr="00431C00">
        <w:rPr>
          <w:rFonts w:eastAsia="Times New Roman"/>
          <w:color w:val="000000" w:themeColor="text1"/>
        </w:rPr>
        <w:br/>
        <w:t>• The website must function smoothly across major web browsers, including Google C</w:t>
      </w:r>
      <w:r w:rsidR="00DD0552">
        <w:rPr>
          <w:rFonts w:eastAsia="Times New Roman"/>
          <w:color w:val="000000" w:themeColor="text1"/>
        </w:rPr>
        <w:t>hrome, Mozilla Firefox,</w:t>
      </w:r>
      <w:r w:rsidR="00A9695B">
        <w:rPr>
          <w:rFonts w:eastAsia="Times New Roman"/>
          <w:color w:val="000000" w:themeColor="text1"/>
        </w:rPr>
        <w:t xml:space="preserve"> </w:t>
      </w:r>
      <w:r w:rsidR="00DD0552">
        <w:rPr>
          <w:rFonts w:eastAsia="Times New Roman"/>
          <w:color w:val="000000" w:themeColor="text1"/>
        </w:rPr>
        <w:t xml:space="preserve">Safari </w:t>
      </w:r>
      <w:r w:rsidRPr="00431C00">
        <w:rPr>
          <w:rFonts w:eastAsia="Times New Roman"/>
          <w:color w:val="000000" w:themeColor="text1"/>
        </w:rPr>
        <w:t>and Microsoft Edge.</w:t>
      </w:r>
      <w:r w:rsidRPr="00431C00">
        <w:rPr>
          <w:rFonts w:eastAsia="Times New Roman"/>
          <w:color w:val="000000" w:themeColor="text1"/>
        </w:rPr>
        <w:br/>
        <w:t>• The backend will communicate with a database system (e.g., MySQL, Firebase, or MongoDB) for managing user sessions, logs, and temporary image data.</w:t>
      </w:r>
      <w:r w:rsidRPr="00431C00">
        <w:rPr>
          <w:rFonts w:eastAsia="Times New Roman"/>
          <w:color w:val="000000" w:themeColor="text1"/>
        </w:rPr>
        <w:br/>
        <w:t>• AI and image processing modules will interface with machine learning frameworks such as Tensor</w:t>
      </w:r>
      <w:r w:rsidR="00A9695B">
        <w:rPr>
          <w:rFonts w:eastAsia="Times New Roman"/>
          <w:color w:val="000000" w:themeColor="text1"/>
        </w:rPr>
        <w:t xml:space="preserve"> </w:t>
      </w:r>
      <w:r w:rsidRPr="00431C00">
        <w:rPr>
          <w:rFonts w:eastAsia="Times New Roman"/>
          <w:color w:val="000000" w:themeColor="text1"/>
        </w:rPr>
        <w:t xml:space="preserve">Flow or </w:t>
      </w:r>
      <w:proofErr w:type="spellStart"/>
      <w:r w:rsidRPr="00431C00">
        <w:rPr>
          <w:rFonts w:eastAsia="Times New Roman"/>
          <w:color w:val="000000" w:themeColor="text1"/>
        </w:rPr>
        <w:t>Py</w:t>
      </w:r>
      <w:proofErr w:type="spellEnd"/>
      <w:r w:rsidR="00A9695B">
        <w:rPr>
          <w:rFonts w:eastAsia="Times New Roman"/>
          <w:color w:val="000000" w:themeColor="text1"/>
        </w:rPr>
        <w:t xml:space="preserve"> </w:t>
      </w:r>
      <w:r w:rsidRPr="00431C00">
        <w:rPr>
          <w:rFonts w:eastAsia="Times New Roman"/>
          <w:color w:val="000000" w:themeColor="text1"/>
        </w:rPr>
        <w:t>Torch.</w:t>
      </w:r>
      <w:r w:rsidRPr="00431C00">
        <w:rPr>
          <w:rFonts w:eastAsia="Times New Roman"/>
          <w:color w:val="000000" w:themeColor="text1"/>
        </w:rPr>
        <w:br/>
        <w:t>• Cloud-based storage or server-side storage will be used for secure handling of user-uploaded images.</w:t>
      </w:r>
      <w:r w:rsidRPr="00431C00">
        <w:rPr>
          <w:rFonts w:eastAsia="Times New Roman"/>
          <w:color w:val="000000" w:themeColor="text1"/>
        </w:rPr>
        <w:br/>
        <w:t>• APIs may be integrated for additional functionalities, such as image enhancement or data encryption.</w:t>
      </w:r>
    </w:p>
    <w:p w:rsidR="00782A99" w:rsidRPr="00431C00" w:rsidRDefault="00782A99" w:rsidP="00CA6BB9">
      <w:pPr>
        <w:spacing w:before="100" w:beforeAutospacing="1" w:after="100" w:afterAutospacing="1"/>
        <w:rPr>
          <w:rFonts w:eastAsia="Times New Roman"/>
          <w:color w:val="000000" w:themeColor="text1"/>
        </w:rPr>
      </w:pPr>
      <w:r w:rsidRPr="00431C00">
        <w:rPr>
          <w:rStyle w:val="Strong"/>
          <w:color w:val="000000" w:themeColor="text1"/>
        </w:rPr>
        <w:t>3.3 Communication Interfaces</w:t>
      </w:r>
      <w:r w:rsidRPr="00431C00">
        <w:rPr>
          <w:color w:val="000000" w:themeColor="text1"/>
        </w:rPr>
        <w:br/>
        <w:t xml:space="preserve">• </w:t>
      </w:r>
      <w:proofErr w:type="gramStart"/>
      <w:r w:rsidRPr="00431C00">
        <w:rPr>
          <w:color w:val="000000" w:themeColor="text1"/>
        </w:rPr>
        <w:t>The</w:t>
      </w:r>
      <w:proofErr w:type="gramEnd"/>
      <w:r w:rsidRPr="00431C00">
        <w:rPr>
          <w:color w:val="000000" w:themeColor="text1"/>
        </w:rPr>
        <w:t xml:space="preserve"> system will operate over the internet using standard HTTP/HTTPS protocols.</w:t>
      </w:r>
      <w:r w:rsidRPr="00431C00">
        <w:rPr>
          <w:color w:val="000000" w:themeColor="text1"/>
        </w:rPr>
        <w:br/>
        <w:t>• Secure communication will be ensured through SSL/TLS encryption for all data exchanges.</w:t>
      </w:r>
      <w:r w:rsidRPr="00431C00">
        <w:rPr>
          <w:color w:val="000000" w:themeColor="text1"/>
        </w:rPr>
        <w:br/>
        <w:t>• The website may use RESTful APIs or Web</w:t>
      </w:r>
      <w:r w:rsidR="00A9695B">
        <w:rPr>
          <w:color w:val="000000" w:themeColor="text1"/>
        </w:rPr>
        <w:t xml:space="preserve"> </w:t>
      </w:r>
      <w:r w:rsidRPr="00431C00">
        <w:rPr>
          <w:color w:val="000000" w:themeColor="text1"/>
        </w:rPr>
        <w:t>Socket connections for real-time interaction between the front end and back end.</w:t>
      </w:r>
      <w:r w:rsidRPr="00431C00">
        <w:rPr>
          <w:color w:val="000000" w:themeColor="text1"/>
        </w:rPr>
        <w:br/>
        <w:t>• Notification or feedback mechanisms may be implemented through the web interface to update users on upload or analysis progress.</w:t>
      </w:r>
    </w:p>
    <w:p w:rsidR="00CA6BB9" w:rsidRPr="00431C00" w:rsidRDefault="00CA6BB9" w:rsidP="00CA6BB9">
      <w:pPr>
        <w:pStyle w:val="Heading3"/>
        <w:numPr>
          <w:ilvl w:val="0"/>
          <w:numId w:val="0"/>
        </w:numPr>
        <w:ind w:left="720" w:hanging="720"/>
        <w:rPr>
          <w:color w:val="000000" w:themeColor="text1"/>
          <w:sz w:val="32"/>
          <w:szCs w:val="32"/>
        </w:rPr>
      </w:pPr>
      <w:r w:rsidRPr="00431C00">
        <w:rPr>
          <w:rStyle w:val="Strong"/>
          <w:b/>
          <w:bCs/>
          <w:color w:val="000000" w:themeColor="text1"/>
          <w:sz w:val="32"/>
          <w:szCs w:val="32"/>
        </w:rPr>
        <w:t>4. Functional Requirements</w:t>
      </w:r>
    </w:p>
    <w:p w:rsidR="00CA6BB9" w:rsidRPr="00431C00" w:rsidRDefault="00CA6BB9" w:rsidP="00CA6BB9">
      <w:pPr>
        <w:pStyle w:val="NormalWeb"/>
        <w:rPr>
          <w:color w:val="000000" w:themeColor="text1"/>
          <w:sz w:val="22"/>
          <w:szCs w:val="22"/>
        </w:rPr>
      </w:pPr>
      <w:r w:rsidRPr="00431C00">
        <w:rPr>
          <w:color w:val="000000" w:themeColor="text1"/>
          <w:sz w:val="22"/>
          <w:szCs w:val="22"/>
        </w:rPr>
        <w:t>• Users can upload facial images for analysis directly from their device.</w:t>
      </w:r>
      <w:r w:rsidRPr="00431C00">
        <w:rPr>
          <w:color w:val="000000" w:themeColor="text1"/>
          <w:sz w:val="22"/>
          <w:szCs w:val="22"/>
        </w:rPr>
        <w:br/>
        <w:t>• The system processes the image using AI and displays skin analysis results in percentage form (e.g., acne 40%, pigmentation 25%).</w:t>
      </w:r>
      <w:r w:rsidRPr="00431C00">
        <w:rPr>
          <w:color w:val="000000" w:themeColor="text1"/>
          <w:sz w:val="22"/>
          <w:szCs w:val="22"/>
        </w:rPr>
        <w:br/>
        <w:t>• Users can create an account, log in, and view their previous analysis history and progress over time.</w:t>
      </w:r>
      <w:r w:rsidRPr="00431C00">
        <w:rPr>
          <w:color w:val="000000" w:themeColor="text1"/>
          <w:sz w:val="22"/>
          <w:szCs w:val="22"/>
        </w:rPr>
        <w:br/>
        <w:t>• The platform provides visual feedback and detailed insights on detected skin issues such as acne, wrinkles, dark spots, and fine lines.</w:t>
      </w:r>
      <w:r w:rsidRPr="00431C00">
        <w:rPr>
          <w:color w:val="000000" w:themeColor="text1"/>
          <w:sz w:val="22"/>
          <w:szCs w:val="22"/>
        </w:rPr>
        <w:br/>
      </w:r>
      <w:r w:rsidRPr="00431C00">
        <w:rPr>
          <w:color w:val="000000" w:themeColor="text1"/>
          <w:sz w:val="22"/>
          <w:szCs w:val="22"/>
        </w:rPr>
        <w:lastRenderedPageBreak/>
        <w:t>• The website adapts responsively to different screen sizes for mobile, tablet, and desktop users.</w:t>
      </w:r>
      <w:r w:rsidRPr="00431C00">
        <w:rPr>
          <w:color w:val="000000" w:themeColor="text1"/>
          <w:sz w:val="22"/>
          <w:szCs w:val="22"/>
        </w:rPr>
        <w:br/>
        <w:t>• Users can download or share their skin analysis reports securely.</w:t>
      </w:r>
      <w:r w:rsidRPr="00431C00">
        <w:rPr>
          <w:color w:val="000000" w:themeColor="text1"/>
          <w:sz w:val="22"/>
          <w:szCs w:val="22"/>
        </w:rPr>
        <w:br/>
        <w:t>• Admins can manage datasets, monitor user activity logs, and update AI models when necessary.</w:t>
      </w:r>
      <w:r w:rsidRPr="00431C00">
        <w:rPr>
          <w:color w:val="000000" w:themeColor="text1"/>
          <w:sz w:val="22"/>
          <w:szCs w:val="22"/>
        </w:rPr>
        <w:br/>
        <w:t>• The system ensures that users provide consent before uploading or analyzing facial images.</w:t>
      </w:r>
      <w:r w:rsidRPr="00431C00">
        <w:rPr>
          <w:color w:val="000000" w:themeColor="text1"/>
          <w:sz w:val="22"/>
          <w:szCs w:val="22"/>
        </w:rPr>
        <w:br/>
        <w:t>• Optional user feedback functionality allows users to rate result accuracy or report errors.</w:t>
      </w:r>
      <w:r w:rsidRPr="00431C00">
        <w:rPr>
          <w:color w:val="000000" w:themeColor="text1"/>
          <w:sz w:val="22"/>
          <w:szCs w:val="22"/>
        </w:rPr>
        <w:br/>
        <w:t>• The system provides clear guidance on image capture (lighting, angle, clarity) to improve result accuracy.</w:t>
      </w:r>
    </w:p>
    <w:p w:rsidR="00CA6BB9" w:rsidRPr="00431C00" w:rsidRDefault="0008740E" w:rsidP="00CA6BB9">
      <w:pPr>
        <w:rPr>
          <w:color w:val="000000" w:themeColor="text1"/>
        </w:rPr>
      </w:pPr>
      <w:r>
        <w:rPr>
          <w:color w:val="000000" w:themeColor="text1"/>
        </w:rPr>
        <w:pict w14:anchorId="6CB79A4C">
          <v:rect id="_x0000_i1025" style="width:0;height:1.5pt" o:hralign="center" o:hrstd="t" o:hr="t" fillcolor="#a0a0a0" stroked="f"/>
        </w:pict>
      </w:r>
    </w:p>
    <w:p w:rsidR="00CA6BB9" w:rsidRPr="00431C00" w:rsidRDefault="00CA6BB9" w:rsidP="00CA6BB9">
      <w:pPr>
        <w:pStyle w:val="Heading3"/>
        <w:numPr>
          <w:ilvl w:val="0"/>
          <w:numId w:val="0"/>
        </w:numPr>
        <w:ind w:left="720" w:hanging="720"/>
        <w:rPr>
          <w:color w:val="000000" w:themeColor="text1"/>
          <w:sz w:val="32"/>
          <w:szCs w:val="32"/>
        </w:rPr>
      </w:pPr>
      <w:r w:rsidRPr="00431C00">
        <w:rPr>
          <w:rStyle w:val="Strong"/>
          <w:b/>
          <w:bCs/>
          <w:color w:val="000000" w:themeColor="text1"/>
          <w:sz w:val="32"/>
          <w:szCs w:val="32"/>
        </w:rPr>
        <w:t>5. Non-functional Requirements</w:t>
      </w:r>
    </w:p>
    <w:p w:rsidR="00CA6BB9" w:rsidRPr="00431C00" w:rsidRDefault="00CA6BB9" w:rsidP="00CA6BB9">
      <w:pPr>
        <w:pStyle w:val="Heading4"/>
        <w:numPr>
          <w:ilvl w:val="0"/>
          <w:numId w:val="0"/>
        </w:numPr>
        <w:ind w:left="864" w:hanging="864"/>
        <w:rPr>
          <w:color w:val="000000" w:themeColor="text1"/>
        </w:rPr>
      </w:pPr>
      <w:r w:rsidRPr="00431C00">
        <w:rPr>
          <w:rStyle w:val="Strong"/>
          <w:b/>
          <w:bCs/>
          <w:color w:val="000000" w:themeColor="text1"/>
        </w:rPr>
        <w:t>5.1 Performance Requirements</w:t>
      </w:r>
    </w:p>
    <w:p w:rsidR="00CA6BB9" w:rsidRPr="00431C00" w:rsidRDefault="00CA6BB9" w:rsidP="00CA6BB9">
      <w:pPr>
        <w:pStyle w:val="NormalWeb"/>
        <w:rPr>
          <w:color w:val="000000" w:themeColor="text1"/>
          <w:sz w:val="22"/>
          <w:szCs w:val="22"/>
        </w:rPr>
      </w:pPr>
      <w:r w:rsidRPr="00431C00">
        <w:rPr>
          <w:color w:val="000000" w:themeColor="text1"/>
          <w:sz w:val="22"/>
          <w:szCs w:val="22"/>
        </w:rPr>
        <w:t xml:space="preserve">• The system should load the homepage and main interface within </w:t>
      </w:r>
      <w:r w:rsidRPr="00431C00">
        <w:rPr>
          <w:rStyle w:val="Strong"/>
          <w:color w:val="000000" w:themeColor="text1"/>
          <w:sz w:val="22"/>
          <w:szCs w:val="22"/>
        </w:rPr>
        <w:t>5 seconds</w:t>
      </w:r>
      <w:r w:rsidRPr="00431C00">
        <w:rPr>
          <w:color w:val="000000" w:themeColor="text1"/>
          <w:sz w:val="22"/>
          <w:szCs w:val="22"/>
        </w:rPr>
        <w:t xml:space="preserve"> under normal network conditions.</w:t>
      </w:r>
      <w:r w:rsidRPr="00431C00">
        <w:rPr>
          <w:color w:val="000000" w:themeColor="text1"/>
          <w:sz w:val="22"/>
          <w:szCs w:val="22"/>
        </w:rPr>
        <w:br/>
        <w:t xml:space="preserve">• The AI analysis should return results within </w:t>
      </w:r>
      <w:r w:rsidRPr="00431C00">
        <w:rPr>
          <w:rStyle w:val="Strong"/>
          <w:color w:val="000000" w:themeColor="text1"/>
          <w:sz w:val="22"/>
          <w:szCs w:val="22"/>
        </w:rPr>
        <w:t>10 seconds</w:t>
      </w:r>
      <w:r w:rsidRPr="00431C00">
        <w:rPr>
          <w:color w:val="000000" w:themeColor="text1"/>
          <w:sz w:val="22"/>
          <w:szCs w:val="22"/>
        </w:rPr>
        <w:t xml:space="preserve"> for standard image sizes.</w:t>
      </w:r>
      <w:r w:rsidRPr="00431C00">
        <w:rPr>
          <w:color w:val="000000" w:themeColor="text1"/>
          <w:sz w:val="22"/>
          <w:szCs w:val="22"/>
        </w:rPr>
        <w:br/>
        <w:t xml:space="preserve">• The system should handle at least </w:t>
      </w:r>
      <w:r w:rsidRPr="00431C00">
        <w:rPr>
          <w:rStyle w:val="Strong"/>
          <w:color w:val="000000" w:themeColor="text1"/>
          <w:sz w:val="22"/>
          <w:szCs w:val="22"/>
        </w:rPr>
        <w:t>500 concurrent users</w:t>
      </w:r>
      <w:r w:rsidRPr="00431C00">
        <w:rPr>
          <w:color w:val="000000" w:themeColor="text1"/>
          <w:sz w:val="22"/>
          <w:szCs w:val="22"/>
        </w:rPr>
        <w:t xml:space="preserve"> without degradation in response time.</w:t>
      </w:r>
      <w:r w:rsidRPr="00431C00">
        <w:rPr>
          <w:color w:val="000000" w:themeColor="text1"/>
          <w:sz w:val="22"/>
          <w:szCs w:val="22"/>
        </w:rPr>
        <w:br/>
        <w:t>• The backend infrastructure must be optimized for scalability and efficient resource management.</w:t>
      </w:r>
    </w:p>
    <w:p w:rsidR="00CA6BB9" w:rsidRPr="00431C00" w:rsidRDefault="00CA6BB9" w:rsidP="00CA6BB9">
      <w:pPr>
        <w:pStyle w:val="Heading4"/>
        <w:numPr>
          <w:ilvl w:val="0"/>
          <w:numId w:val="0"/>
        </w:numPr>
        <w:ind w:left="864" w:hanging="864"/>
        <w:rPr>
          <w:color w:val="000000" w:themeColor="text1"/>
        </w:rPr>
      </w:pPr>
      <w:r w:rsidRPr="00431C00">
        <w:rPr>
          <w:rStyle w:val="Strong"/>
          <w:b/>
          <w:bCs/>
          <w:color w:val="000000" w:themeColor="text1"/>
        </w:rPr>
        <w:t>5.2 Safety Requirements</w:t>
      </w:r>
    </w:p>
    <w:p w:rsidR="00CA6BB9" w:rsidRPr="00431C00" w:rsidRDefault="00CA6BB9" w:rsidP="00CA6BB9">
      <w:pPr>
        <w:pStyle w:val="NormalWeb"/>
        <w:rPr>
          <w:color w:val="000000" w:themeColor="text1"/>
          <w:sz w:val="22"/>
          <w:szCs w:val="22"/>
        </w:rPr>
      </w:pPr>
      <w:r w:rsidRPr="00431C00">
        <w:rPr>
          <w:color w:val="000000" w:themeColor="text1"/>
          <w:sz w:val="22"/>
          <w:szCs w:val="22"/>
        </w:rPr>
        <w:t xml:space="preserve">• All uploaded images must be securely transmitted using </w:t>
      </w:r>
      <w:r w:rsidRPr="00431C00">
        <w:rPr>
          <w:rStyle w:val="Strong"/>
          <w:color w:val="000000" w:themeColor="text1"/>
          <w:sz w:val="22"/>
          <w:szCs w:val="22"/>
        </w:rPr>
        <w:t>HTTPS encryption</w:t>
      </w:r>
      <w:r w:rsidRPr="00431C00">
        <w:rPr>
          <w:color w:val="000000" w:themeColor="text1"/>
          <w:sz w:val="22"/>
          <w:szCs w:val="22"/>
        </w:rPr>
        <w:t>.</w:t>
      </w:r>
      <w:r w:rsidRPr="00431C00">
        <w:rPr>
          <w:color w:val="000000" w:themeColor="text1"/>
          <w:sz w:val="22"/>
          <w:szCs w:val="22"/>
        </w:rPr>
        <w:br/>
        <w:t>• The system will not permanently store user images unless explicit consent is given.</w:t>
      </w:r>
      <w:r w:rsidRPr="00431C00">
        <w:rPr>
          <w:color w:val="000000" w:themeColor="text1"/>
          <w:sz w:val="22"/>
          <w:szCs w:val="22"/>
        </w:rPr>
        <w:br/>
        <w:t>• Backup and recovery mechanisms must be in place for databases and AI models.</w:t>
      </w:r>
      <w:r w:rsidRPr="00431C00">
        <w:rPr>
          <w:color w:val="000000" w:themeColor="text1"/>
          <w:sz w:val="22"/>
          <w:szCs w:val="22"/>
        </w:rPr>
        <w:br/>
        <w:t xml:space="preserve">• The system must comply with </w:t>
      </w:r>
      <w:r w:rsidRPr="00431C00">
        <w:rPr>
          <w:rStyle w:val="Strong"/>
          <w:color w:val="000000" w:themeColor="text1"/>
          <w:sz w:val="22"/>
          <w:szCs w:val="22"/>
        </w:rPr>
        <w:t>data protection and privacy regulations</w:t>
      </w:r>
      <w:r w:rsidRPr="00431C00">
        <w:rPr>
          <w:color w:val="000000" w:themeColor="text1"/>
          <w:sz w:val="22"/>
          <w:szCs w:val="22"/>
        </w:rPr>
        <w:t xml:space="preserve"> such as GDPR or local laws.</w:t>
      </w:r>
      <w:r w:rsidRPr="00431C00">
        <w:rPr>
          <w:color w:val="000000" w:themeColor="text1"/>
          <w:sz w:val="22"/>
          <w:szCs w:val="22"/>
        </w:rPr>
        <w:br/>
        <w:t>• Access control and authentication measures will prevent unauthorized access to user data or admin panels.</w:t>
      </w:r>
    </w:p>
    <w:p w:rsidR="00CA6BB9" w:rsidRPr="00431C00" w:rsidRDefault="0008740E" w:rsidP="00CA6BB9">
      <w:pPr>
        <w:rPr>
          <w:color w:val="000000" w:themeColor="text1"/>
          <w:sz w:val="22"/>
          <w:szCs w:val="22"/>
        </w:rPr>
      </w:pPr>
      <w:r>
        <w:rPr>
          <w:color w:val="000000" w:themeColor="text1"/>
          <w:sz w:val="22"/>
          <w:szCs w:val="22"/>
        </w:rPr>
        <w:pict w14:anchorId="5AA75330">
          <v:rect id="_x0000_i1026" style="width:0;height:1.5pt" o:hralign="center" o:hrstd="t" o:hr="t" fillcolor="#a0a0a0" stroked="f"/>
        </w:pict>
      </w:r>
    </w:p>
    <w:p w:rsidR="00CA6BB9" w:rsidRPr="00431C00" w:rsidRDefault="00CA6BB9" w:rsidP="00CA6BB9">
      <w:pPr>
        <w:pStyle w:val="Heading3"/>
        <w:numPr>
          <w:ilvl w:val="0"/>
          <w:numId w:val="0"/>
        </w:numPr>
        <w:ind w:left="720" w:hanging="720"/>
        <w:rPr>
          <w:color w:val="000000" w:themeColor="text1"/>
          <w:sz w:val="32"/>
          <w:szCs w:val="32"/>
        </w:rPr>
      </w:pPr>
      <w:r w:rsidRPr="00431C00">
        <w:rPr>
          <w:rStyle w:val="Strong"/>
          <w:b/>
          <w:bCs/>
          <w:color w:val="000000" w:themeColor="text1"/>
          <w:sz w:val="32"/>
          <w:szCs w:val="32"/>
        </w:rPr>
        <w:t>6. Assumptions and Dependencies</w:t>
      </w:r>
    </w:p>
    <w:p w:rsidR="00CA6BB9" w:rsidRPr="00431C00" w:rsidRDefault="00CA6BB9" w:rsidP="00CA6BB9">
      <w:pPr>
        <w:pStyle w:val="NormalWeb"/>
        <w:rPr>
          <w:color w:val="000000" w:themeColor="text1"/>
          <w:sz w:val="22"/>
          <w:szCs w:val="22"/>
        </w:rPr>
      </w:pPr>
      <w:r w:rsidRPr="00431C00">
        <w:rPr>
          <w:rStyle w:val="Strong"/>
          <w:color w:val="000000" w:themeColor="text1"/>
          <w:sz w:val="24"/>
          <w:szCs w:val="24"/>
        </w:rPr>
        <w:t>Assumptions</w:t>
      </w:r>
      <w:proofErr w:type="gramStart"/>
      <w:r w:rsidRPr="00431C00">
        <w:rPr>
          <w:rStyle w:val="Strong"/>
          <w:color w:val="000000" w:themeColor="text1"/>
          <w:sz w:val="24"/>
          <w:szCs w:val="24"/>
        </w:rPr>
        <w:t>:</w:t>
      </w:r>
      <w:proofErr w:type="gramEnd"/>
      <w:r w:rsidRPr="00431C00">
        <w:rPr>
          <w:color w:val="000000" w:themeColor="text1"/>
          <w:sz w:val="22"/>
          <w:szCs w:val="22"/>
        </w:rPr>
        <w:br/>
        <w:t>• The system assumes users will upload clear, high-quality facial images under good lighting conditions.</w:t>
      </w:r>
      <w:r w:rsidRPr="00431C00">
        <w:rPr>
          <w:color w:val="000000" w:themeColor="text1"/>
          <w:sz w:val="22"/>
          <w:szCs w:val="22"/>
        </w:rPr>
        <w:br/>
        <w:t xml:space="preserve">• Secure communication will be ensured via </w:t>
      </w:r>
      <w:r w:rsidRPr="00431C00">
        <w:rPr>
          <w:rStyle w:val="Strong"/>
          <w:color w:val="000000" w:themeColor="text1"/>
          <w:sz w:val="22"/>
          <w:szCs w:val="22"/>
        </w:rPr>
        <w:t>SSL/TLS protocols</w:t>
      </w:r>
      <w:r w:rsidRPr="00431C00">
        <w:rPr>
          <w:color w:val="000000" w:themeColor="text1"/>
          <w:sz w:val="22"/>
          <w:szCs w:val="22"/>
        </w:rPr>
        <w:t xml:space="preserve"> on supported browsers.</w:t>
      </w:r>
      <w:r w:rsidRPr="00431C00">
        <w:rPr>
          <w:color w:val="000000" w:themeColor="text1"/>
          <w:sz w:val="22"/>
          <w:szCs w:val="22"/>
        </w:rPr>
        <w:br/>
        <w:t xml:space="preserve">• Cloud infrastructure will support regular </w:t>
      </w:r>
      <w:r w:rsidRPr="00431C00">
        <w:rPr>
          <w:rStyle w:val="Strong"/>
          <w:color w:val="000000" w:themeColor="text1"/>
          <w:sz w:val="22"/>
          <w:szCs w:val="22"/>
        </w:rPr>
        <w:t>data backup and recovery operations</w:t>
      </w:r>
      <w:r w:rsidRPr="00431C00">
        <w:rPr>
          <w:color w:val="000000" w:themeColor="text1"/>
          <w:sz w:val="22"/>
          <w:szCs w:val="22"/>
        </w:rPr>
        <w:t>.</w:t>
      </w:r>
      <w:r w:rsidRPr="00431C00">
        <w:rPr>
          <w:color w:val="000000" w:themeColor="text1"/>
          <w:sz w:val="22"/>
          <w:szCs w:val="22"/>
        </w:rPr>
        <w:br/>
        <w:t xml:space="preserve">• The AI model is assumed to be trained on a </w:t>
      </w:r>
      <w:r w:rsidRPr="00431C00">
        <w:rPr>
          <w:rStyle w:val="Strong"/>
          <w:color w:val="000000" w:themeColor="text1"/>
          <w:sz w:val="22"/>
          <w:szCs w:val="22"/>
        </w:rPr>
        <w:t>dermatologically verified dataset</w:t>
      </w:r>
      <w:r w:rsidRPr="00431C00">
        <w:rPr>
          <w:color w:val="000000" w:themeColor="text1"/>
          <w:sz w:val="22"/>
          <w:szCs w:val="22"/>
        </w:rPr>
        <w:t xml:space="preserve"> for accurate results.</w:t>
      </w:r>
      <w:r w:rsidRPr="00431C00">
        <w:rPr>
          <w:color w:val="000000" w:themeColor="text1"/>
          <w:sz w:val="22"/>
          <w:szCs w:val="22"/>
        </w:rPr>
        <w:br/>
        <w:t>• The system assumes internet connectivity for real-time image analysis and result generation.</w:t>
      </w:r>
    </w:p>
    <w:p w:rsidR="00CA6BB9" w:rsidRPr="00431C00" w:rsidRDefault="00CA6BB9" w:rsidP="00CA6BB9">
      <w:pPr>
        <w:pStyle w:val="NormalWeb"/>
        <w:rPr>
          <w:color w:val="000000" w:themeColor="text1"/>
          <w:sz w:val="22"/>
          <w:szCs w:val="22"/>
        </w:rPr>
      </w:pPr>
      <w:r w:rsidRPr="00431C00">
        <w:rPr>
          <w:rStyle w:val="Strong"/>
          <w:color w:val="000000" w:themeColor="text1"/>
          <w:sz w:val="24"/>
          <w:szCs w:val="24"/>
        </w:rPr>
        <w:t>Dependencies</w:t>
      </w:r>
      <w:proofErr w:type="gramStart"/>
      <w:r w:rsidRPr="00431C00">
        <w:rPr>
          <w:rStyle w:val="Strong"/>
          <w:color w:val="000000" w:themeColor="text1"/>
          <w:sz w:val="24"/>
          <w:szCs w:val="24"/>
        </w:rPr>
        <w:t>:</w:t>
      </w:r>
      <w:proofErr w:type="gramEnd"/>
      <w:r w:rsidRPr="00431C00">
        <w:rPr>
          <w:color w:val="000000" w:themeColor="text1"/>
          <w:sz w:val="24"/>
          <w:szCs w:val="24"/>
        </w:rPr>
        <w:br/>
      </w:r>
      <w:r w:rsidRPr="00431C00">
        <w:rPr>
          <w:color w:val="000000" w:themeColor="text1"/>
          <w:sz w:val="22"/>
          <w:szCs w:val="22"/>
        </w:rPr>
        <w:t xml:space="preserve">• The website depends on </w:t>
      </w:r>
      <w:r w:rsidRPr="00431C00">
        <w:rPr>
          <w:rStyle w:val="Strong"/>
          <w:color w:val="000000" w:themeColor="text1"/>
          <w:sz w:val="22"/>
          <w:szCs w:val="22"/>
        </w:rPr>
        <w:t>AI frameworks</w:t>
      </w:r>
      <w:r w:rsidRPr="00431C00">
        <w:rPr>
          <w:color w:val="000000" w:themeColor="text1"/>
          <w:sz w:val="22"/>
          <w:szCs w:val="22"/>
        </w:rPr>
        <w:t xml:space="preserve"> (e.g., </w:t>
      </w:r>
      <w:proofErr w:type="spellStart"/>
      <w:r w:rsidRPr="00431C00">
        <w:rPr>
          <w:color w:val="000000" w:themeColor="text1"/>
          <w:sz w:val="22"/>
          <w:szCs w:val="22"/>
        </w:rPr>
        <w:t>TensorFlow</w:t>
      </w:r>
      <w:proofErr w:type="spellEnd"/>
      <w:r w:rsidRPr="00431C00">
        <w:rPr>
          <w:color w:val="000000" w:themeColor="text1"/>
          <w:sz w:val="22"/>
          <w:szCs w:val="22"/>
        </w:rPr>
        <w:t xml:space="preserve">, </w:t>
      </w:r>
      <w:proofErr w:type="spellStart"/>
      <w:r w:rsidRPr="00431C00">
        <w:rPr>
          <w:color w:val="000000" w:themeColor="text1"/>
          <w:sz w:val="22"/>
          <w:szCs w:val="22"/>
        </w:rPr>
        <w:t>PyTorch</w:t>
      </w:r>
      <w:proofErr w:type="spellEnd"/>
      <w:r w:rsidRPr="00431C00">
        <w:rPr>
          <w:color w:val="000000" w:themeColor="text1"/>
          <w:sz w:val="22"/>
          <w:szCs w:val="22"/>
        </w:rPr>
        <w:t>) for model inference.</w:t>
      </w:r>
      <w:r w:rsidRPr="00431C00">
        <w:rPr>
          <w:color w:val="000000" w:themeColor="text1"/>
          <w:sz w:val="22"/>
          <w:szCs w:val="22"/>
        </w:rPr>
        <w:br/>
        <w:t xml:space="preserve">• It relies on </w:t>
      </w:r>
      <w:r w:rsidRPr="00431C00">
        <w:rPr>
          <w:rStyle w:val="Strong"/>
          <w:color w:val="000000" w:themeColor="text1"/>
          <w:sz w:val="22"/>
          <w:szCs w:val="22"/>
        </w:rPr>
        <w:t>cloud storage services</w:t>
      </w:r>
      <w:r w:rsidRPr="00431C00">
        <w:rPr>
          <w:color w:val="000000" w:themeColor="text1"/>
          <w:sz w:val="22"/>
          <w:szCs w:val="22"/>
        </w:rPr>
        <w:t xml:space="preserve"> (e.g., AWS S3, Google Cloud) for temporary image handling.</w:t>
      </w:r>
      <w:r w:rsidRPr="00431C00">
        <w:rPr>
          <w:color w:val="000000" w:themeColor="text1"/>
          <w:sz w:val="22"/>
          <w:szCs w:val="22"/>
        </w:rPr>
        <w:br/>
        <w:t xml:space="preserve">• The accuracy of skin analysis depends on the quality and diversity of the </w:t>
      </w:r>
      <w:r w:rsidRPr="00431C00">
        <w:rPr>
          <w:rStyle w:val="Strong"/>
          <w:color w:val="000000" w:themeColor="text1"/>
          <w:sz w:val="22"/>
          <w:szCs w:val="22"/>
        </w:rPr>
        <w:t>training dataset</w:t>
      </w:r>
      <w:r w:rsidRPr="00431C00">
        <w:rPr>
          <w:color w:val="000000" w:themeColor="text1"/>
          <w:sz w:val="22"/>
          <w:szCs w:val="22"/>
        </w:rPr>
        <w:t>.</w:t>
      </w:r>
      <w:r w:rsidRPr="00431C00">
        <w:rPr>
          <w:color w:val="000000" w:themeColor="text1"/>
          <w:sz w:val="22"/>
          <w:szCs w:val="22"/>
        </w:rPr>
        <w:br/>
        <w:t>• Secure encryption libraries (e.g., OpenSSL, TLS 1.2+) are required for data protection.</w:t>
      </w:r>
      <w:r w:rsidRPr="00431C00">
        <w:rPr>
          <w:color w:val="000000" w:themeColor="text1"/>
          <w:sz w:val="22"/>
          <w:szCs w:val="22"/>
        </w:rPr>
        <w:br/>
        <w:t xml:space="preserve">• Web browsers must support modern web technologies (HTML5, CSS3, </w:t>
      </w:r>
      <w:proofErr w:type="gramStart"/>
      <w:r w:rsidRPr="00431C00">
        <w:rPr>
          <w:color w:val="000000" w:themeColor="text1"/>
          <w:sz w:val="22"/>
          <w:szCs w:val="22"/>
        </w:rPr>
        <w:t>JavaScript</w:t>
      </w:r>
      <w:proofErr w:type="gramEnd"/>
      <w:r w:rsidRPr="00431C00">
        <w:rPr>
          <w:color w:val="000000" w:themeColor="text1"/>
          <w:sz w:val="22"/>
          <w:szCs w:val="22"/>
        </w:rPr>
        <w:t>).</w:t>
      </w:r>
    </w:p>
    <w:p w:rsidR="00F84B0C" w:rsidRPr="00431C00" w:rsidRDefault="0008740E" w:rsidP="00431C00">
      <w:pPr>
        <w:rPr>
          <w:color w:val="000000" w:themeColor="text1"/>
          <w:sz w:val="22"/>
          <w:szCs w:val="22"/>
        </w:rPr>
      </w:pPr>
      <w:r>
        <w:rPr>
          <w:color w:val="000000" w:themeColor="text1"/>
          <w:sz w:val="22"/>
          <w:szCs w:val="22"/>
        </w:rPr>
        <w:pict w14:anchorId="602F42C2">
          <v:rect id="_x0000_i1027" style="width:0;height:1.5pt" o:hralign="center" o:hrstd="t" o:hr="t" fillcolor="#a0a0a0" stroked="f"/>
        </w:pict>
      </w:r>
      <w:bookmarkEnd w:id="62"/>
      <w:bookmarkEnd w:id="63"/>
    </w:p>
    <w:sectPr w:rsidR="00F84B0C" w:rsidRPr="00431C00">
      <w:headerReference w:type="default" r:id="rId10"/>
      <w:footerReference w:type="default" r:id="rId1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740E" w:rsidRDefault="0008740E">
      <w:r>
        <w:separator/>
      </w:r>
    </w:p>
  </w:endnote>
  <w:endnote w:type="continuationSeparator" w:id="0">
    <w:p w:rsidR="0008740E" w:rsidRDefault="000874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mmonBullets">
    <w:altName w:val="Symbol"/>
    <w:charset w:val="02"/>
    <w:family w:val="swiss"/>
    <w:pitch w:val="default"/>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4F5C" w:rsidRDefault="001104F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C4F5C" w:rsidRDefault="001C4F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4F5C" w:rsidRDefault="001C4F5C">
    <w:pPr>
      <w:pStyle w:val="Footer"/>
      <w:framePr w:wrap="around" w:vAnchor="text" w:hAnchor="margin" w:xAlign="right" w:y="1"/>
      <w:rPr>
        <w:del w:id="8" w:author="maryum" w:date="2002-08-13T11:12:00Z"/>
        <w:rStyle w:val="PageNumber"/>
      </w:rPr>
    </w:pPr>
  </w:p>
  <w:p w:rsidR="001C4F5C" w:rsidRDefault="001104F5">
    <w:pPr>
      <w:pStyle w:val="Footer"/>
      <w:pBdr>
        <w:top w:val="single" w:sz="4" w:space="0" w:color="auto"/>
      </w:pBdr>
      <w:tabs>
        <w:tab w:val="clear" w:pos="8640"/>
        <w:tab w:val="left" w:pos="-1620"/>
        <w:tab w:val="center" w:pos="5220"/>
        <w:tab w:val="right" w:pos="9360"/>
        <w:tab w:val="right" w:pos="10350"/>
      </w:tabs>
      <w:rPr>
        <w:b/>
        <w:bCs/>
      </w:rPr>
    </w:pPr>
    <w:r>
      <w:rPr>
        <w:rFonts w:ascii="Tahoma" w:hAnsi="Tahoma" w:cs="Tahoma"/>
        <w:sz w:val="16"/>
      </w:rPr>
      <w:tab/>
    </w:r>
    <w:r>
      <w:rPr>
        <w:rFonts w:ascii="Tahoma" w:hAnsi="Tahoma" w:cs="Tahoma"/>
        <w:sz w:val="16"/>
      </w:rPr>
      <w:tab/>
    </w:r>
    <w:r>
      <w:rPr>
        <w:rFonts w:ascii="Tahoma" w:hAnsi="Tahoma" w:cs="Tahoma"/>
        <w:b/>
        <w:bCs/>
        <w:sz w:val="16"/>
      </w:rPr>
      <w:t xml:space="preserve">                                                                    Page </w:t>
    </w:r>
    <w:r>
      <w:rPr>
        <w:rFonts w:ascii="Tahoma" w:hAnsi="Tahoma" w:cs="Tahoma"/>
        <w:b/>
        <w:bCs/>
        <w:sz w:val="16"/>
      </w:rPr>
      <w:fldChar w:fldCharType="begin"/>
    </w:r>
    <w:r>
      <w:rPr>
        <w:rFonts w:ascii="Tahoma" w:hAnsi="Tahoma" w:cs="Tahoma"/>
        <w:b/>
        <w:bCs/>
        <w:sz w:val="16"/>
      </w:rPr>
      <w:instrText xml:space="preserve"> PAGE \* Arabic \* MERGEFORMAT </w:instrText>
    </w:r>
    <w:r>
      <w:rPr>
        <w:rFonts w:ascii="Tahoma" w:hAnsi="Tahoma" w:cs="Tahoma"/>
        <w:b/>
        <w:bCs/>
        <w:sz w:val="16"/>
      </w:rPr>
      <w:fldChar w:fldCharType="separate"/>
    </w:r>
    <w:r w:rsidR="00260C50">
      <w:rPr>
        <w:rFonts w:ascii="Tahoma" w:hAnsi="Tahoma" w:cs="Tahoma"/>
        <w:b/>
        <w:bCs/>
        <w:noProof/>
        <w:sz w:val="16"/>
      </w:rPr>
      <w:t>3</w:t>
    </w:r>
    <w:r>
      <w:rPr>
        <w:rFonts w:ascii="Tahoma" w:hAnsi="Tahoma" w:cs="Tahoma"/>
        <w:b/>
        <w:bCs/>
        <w:sz w:val="16"/>
      </w:rPr>
      <w:fldChar w:fldCharType="end"/>
    </w:r>
    <w:r>
      <w:rPr>
        <w:rFonts w:ascii="Tahoma" w:hAnsi="Tahoma" w:cs="Tahoma"/>
        <w:b/>
        <w:bCs/>
        <w:sz w:val="16"/>
      </w:rPr>
      <w:t xml:space="preserve"> of </w:t>
    </w:r>
    <w:r w:rsidR="00543C0D">
      <w:rPr>
        <w:rFonts w:ascii="Tahoma" w:hAnsi="Tahoma" w:cs="Tahoma"/>
        <w:b/>
        <w:bCs/>
        <w:sz w:val="16"/>
      </w:rPr>
      <w:t>7</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4F5C" w:rsidRDefault="001104F5">
    <w:pPr>
      <w:pStyle w:val="Footer"/>
      <w:pBdr>
        <w:top w:val="single" w:sz="4" w:space="0" w:color="auto"/>
      </w:pBdr>
      <w:tabs>
        <w:tab w:val="clear" w:pos="8640"/>
        <w:tab w:val="left" w:pos="-1620"/>
        <w:tab w:val="center" w:pos="5220"/>
        <w:tab w:val="right" w:pos="9360"/>
        <w:tab w:val="right" w:pos="10350"/>
      </w:tabs>
      <w:rPr>
        <w:rFonts w:ascii="Tahoma" w:hAnsi="Tahoma" w:cs="Tahoma"/>
        <w:sz w:val="16"/>
      </w:rPr>
    </w:pPr>
    <w:r>
      <w:rPr>
        <w:rFonts w:ascii="Tahoma" w:hAnsi="Tahoma" w:cs="Tahoma"/>
        <w:sz w:val="16"/>
      </w:rPr>
      <w:tab/>
    </w:r>
    <w:r>
      <w:rPr>
        <w:rFonts w:ascii="Tahoma" w:hAnsi="Tahoma" w:cs="Tahoma"/>
        <w:sz w:val="16"/>
      </w:rPr>
      <w:tab/>
    </w:r>
    <w:r>
      <w:rPr>
        <w:rFonts w:ascii="Tahoma" w:hAnsi="Tahoma" w:cs="Tahoma"/>
        <w:sz w:val="16"/>
      </w:rPr>
      <w:tab/>
      <w:t xml:space="preserve"> Page </w:t>
    </w:r>
    <w:r>
      <w:rPr>
        <w:rFonts w:ascii="Tahoma" w:hAnsi="Tahoma" w:cs="Tahoma"/>
        <w:sz w:val="16"/>
      </w:rPr>
      <w:fldChar w:fldCharType="begin"/>
    </w:r>
    <w:r>
      <w:rPr>
        <w:rFonts w:ascii="Tahoma" w:hAnsi="Tahoma" w:cs="Tahoma"/>
        <w:sz w:val="16"/>
      </w:rPr>
      <w:instrText xml:space="preserve"> PAGE \* Arabic \* MERGEFORMAT </w:instrText>
    </w:r>
    <w:r>
      <w:rPr>
        <w:rFonts w:ascii="Tahoma" w:hAnsi="Tahoma" w:cs="Tahoma"/>
        <w:sz w:val="16"/>
      </w:rPr>
      <w:fldChar w:fldCharType="separate"/>
    </w:r>
    <w:r w:rsidR="00260C50">
      <w:rPr>
        <w:rFonts w:ascii="Tahoma" w:hAnsi="Tahoma" w:cs="Tahoma"/>
        <w:noProof/>
        <w:sz w:val="16"/>
      </w:rPr>
      <w:t>10</w:t>
    </w:r>
    <w:r>
      <w:rPr>
        <w:rFonts w:ascii="Tahoma" w:hAnsi="Tahoma" w:cs="Tahoma"/>
        <w:sz w:val="16"/>
      </w:rPr>
      <w:fldChar w:fldCharType="end"/>
    </w:r>
    <w:r>
      <w:rPr>
        <w:rFonts w:ascii="Tahoma" w:hAnsi="Tahoma" w:cs="Tahoma"/>
        <w:sz w:val="16"/>
      </w:rPr>
      <w:t xml:space="preserve"> of </w:t>
    </w:r>
    <w:r>
      <w:rPr>
        <w:rFonts w:ascii="Tahoma" w:hAnsi="Tahoma" w:cs="Tahoma"/>
        <w:sz w:val="16"/>
      </w:rPr>
      <w:fldChar w:fldCharType="begin"/>
    </w:r>
    <w:r>
      <w:rPr>
        <w:rFonts w:ascii="Tahoma" w:hAnsi="Tahoma" w:cs="Tahoma"/>
        <w:sz w:val="16"/>
      </w:rPr>
      <w:instrText xml:space="preserve"> NUMPAGES \* Arabic \* MERGEFORMAT </w:instrText>
    </w:r>
    <w:r>
      <w:rPr>
        <w:rFonts w:ascii="Tahoma" w:hAnsi="Tahoma" w:cs="Tahoma"/>
        <w:sz w:val="16"/>
      </w:rPr>
      <w:fldChar w:fldCharType="separate"/>
    </w:r>
    <w:r w:rsidR="00260C50">
      <w:rPr>
        <w:rFonts w:ascii="Tahoma" w:hAnsi="Tahoma" w:cs="Tahoma"/>
        <w:noProof/>
        <w:sz w:val="16"/>
      </w:rPr>
      <w:t>10</w:t>
    </w:r>
    <w:r>
      <w:rPr>
        <w:rFonts w:ascii="Tahoma" w:hAnsi="Tahoma" w:cs="Tahoma"/>
        <w:sz w:val="16"/>
      </w:rPr>
      <w:fldChar w:fldCharType="end"/>
    </w:r>
  </w:p>
  <w:p w:rsidR="001C4F5C" w:rsidRDefault="001C4F5C">
    <w:pPr>
      <w:pStyle w:val="Footer"/>
      <w:pBdr>
        <w:top w:val="single" w:sz="4" w:space="0" w:color="auto"/>
      </w:pBdr>
      <w:tabs>
        <w:tab w:val="right" w:pos="-1530"/>
      </w:tabs>
    </w:pPr>
    <w:bookmarkStart w:id="66" w:name="_Toc497713950"/>
    <w:bookmarkEnd w:id="66"/>
  </w:p>
  <w:p w:rsidR="001C4F5C" w:rsidRDefault="001C4F5C">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740E" w:rsidRDefault="0008740E">
      <w:r>
        <w:separator/>
      </w:r>
    </w:p>
  </w:footnote>
  <w:footnote w:type="continuationSeparator" w:id="0">
    <w:p w:rsidR="0008740E" w:rsidRDefault="000874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4F5C" w:rsidRDefault="001C4F5C">
    <w:pPr>
      <w:pStyle w:val="Header"/>
      <w:rPr>
        <w:rFonts w:ascii="Arial" w:hAnsi="Arial" w:cs="Arial"/>
        <w:b/>
        <w:bCs/>
        <w:color w:val="FFFFFF"/>
        <w:spacing w:val="40"/>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D13A8"/>
    <w:multiLevelType w:val="multilevel"/>
    <w:tmpl w:val="07BD13A8"/>
    <w:lvl w:ilvl="0">
      <w:start w:val="1"/>
      <w:numFmt w:val="decimal"/>
      <w:lvlText w:val="%1."/>
      <w:lvlJc w:val="left"/>
      <w:pPr>
        <w:tabs>
          <w:tab w:val="left" w:pos="0"/>
        </w:tabs>
        <w:ind w:left="0" w:hanging="360"/>
      </w:pPr>
      <w:rPr>
        <w:rFonts w:hint="default"/>
      </w:rPr>
    </w:lvl>
    <w:lvl w:ilvl="1">
      <w:start w:val="1"/>
      <w:numFmt w:val="decimal"/>
      <w:pStyle w:val="SRSH2"/>
      <w:lvlText w:val="%2.%1"/>
      <w:lvlJc w:val="left"/>
      <w:pPr>
        <w:tabs>
          <w:tab w:val="left" w:pos="360"/>
        </w:tabs>
        <w:ind w:left="360" w:hanging="360"/>
      </w:pPr>
      <w:rPr>
        <w:rFonts w:hint="default"/>
      </w:rPr>
    </w:lvl>
    <w:lvl w:ilvl="2">
      <w:start w:val="1"/>
      <w:numFmt w:val="decimal"/>
      <w:lvlText w:val="%1.%2.%3"/>
      <w:lvlJc w:val="left"/>
      <w:pPr>
        <w:tabs>
          <w:tab w:val="left" w:pos="1080"/>
        </w:tabs>
        <w:ind w:left="720" w:hanging="360"/>
      </w:pPr>
      <w:rPr>
        <w:rFonts w:hint="default"/>
      </w:rPr>
    </w:lvl>
    <w:lvl w:ilvl="3">
      <w:start w:val="1"/>
      <w:numFmt w:val="decimal"/>
      <w:lvlText w:val="(%4)"/>
      <w:lvlJc w:val="left"/>
      <w:pPr>
        <w:tabs>
          <w:tab w:val="left" w:pos="1080"/>
        </w:tabs>
        <w:ind w:left="1080" w:hanging="360"/>
      </w:pPr>
      <w:rPr>
        <w:rFonts w:hint="default"/>
      </w:rPr>
    </w:lvl>
    <w:lvl w:ilvl="4">
      <w:start w:val="1"/>
      <w:numFmt w:val="lowerLetter"/>
      <w:lvlText w:val="(%5)"/>
      <w:lvlJc w:val="left"/>
      <w:pPr>
        <w:tabs>
          <w:tab w:val="left" w:pos="1440"/>
        </w:tabs>
        <w:ind w:left="1440" w:hanging="360"/>
      </w:pPr>
      <w:rPr>
        <w:rFonts w:hint="default"/>
      </w:rPr>
    </w:lvl>
    <w:lvl w:ilvl="5">
      <w:start w:val="1"/>
      <w:numFmt w:val="lowerRoman"/>
      <w:lvlText w:val="(%6)"/>
      <w:lvlJc w:val="left"/>
      <w:pPr>
        <w:tabs>
          <w:tab w:val="left" w:pos="1800"/>
        </w:tabs>
        <w:ind w:left="1800" w:hanging="360"/>
      </w:pPr>
      <w:rPr>
        <w:rFonts w:hint="default"/>
      </w:rPr>
    </w:lvl>
    <w:lvl w:ilvl="6">
      <w:start w:val="1"/>
      <w:numFmt w:val="decimal"/>
      <w:lvlText w:val="%7."/>
      <w:lvlJc w:val="left"/>
      <w:pPr>
        <w:tabs>
          <w:tab w:val="left" w:pos="2160"/>
        </w:tabs>
        <w:ind w:left="2160" w:hanging="360"/>
      </w:pPr>
      <w:rPr>
        <w:rFonts w:hint="default"/>
      </w:rPr>
    </w:lvl>
    <w:lvl w:ilvl="7">
      <w:start w:val="1"/>
      <w:numFmt w:val="lowerLetter"/>
      <w:lvlText w:val="%8."/>
      <w:lvlJc w:val="left"/>
      <w:pPr>
        <w:tabs>
          <w:tab w:val="left" w:pos="2520"/>
        </w:tabs>
        <w:ind w:left="2520" w:hanging="360"/>
      </w:pPr>
      <w:rPr>
        <w:rFonts w:hint="default"/>
      </w:rPr>
    </w:lvl>
    <w:lvl w:ilvl="8">
      <w:start w:val="1"/>
      <w:numFmt w:val="lowerRoman"/>
      <w:lvlText w:val="%9."/>
      <w:lvlJc w:val="left"/>
      <w:pPr>
        <w:tabs>
          <w:tab w:val="left" w:pos="2880"/>
        </w:tabs>
        <w:ind w:left="2880" w:hanging="360"/>
      </w:pPr>
      <w:rPr>
        <w:rFonts w:hint="default"/>
      </w:rPr>
    </w:lvl>
  </w:abstractNum>
  <w:abstractNum w:abstractNumId="1" w15:restartNumberingAfterBreak="0">
    <w:nsid w:val="12160BAA"/>
    <w:multiLevelType w:val="multilevel"/>
    <w:tmpl w:val="12160BAA"/>
    <w:lvl w:ilvl="0">
      <w:start w:val="1"/>
      <w:numFmt w:val="decimal"/>
      <w:lvlText w:val="%1."/>
      <w:lvlJc w:val="left"/>
      <w:pPr>
        <w:tabs>
          <w:tab w:val="left" w:pos="360"/>
        </w:tabs>
        <w:ind w:left="360" w:hanging="360"/>
      </w:pPr>
      <w:rPr>
        <w:rFonts w:hint="default"/>
        <w:sz w:val="32"/>
      </w:rPr>
    </w:lvl>
    <w:lvl w:ilvl="1">
      <w:start w:val="1"/>
      <w:numFmt w:val="decimal"/>
      <w:isLgl/>
      <w:lvlText w:val="%1.%2"/>
      <w:lvlJc w:val="left"/>
      <w:pPr>
        <w:tabs>
          <w:tab w:val="left" w:pos="390"/>
        </w:tabs>
        <w:ind w:left="390" w:hanging="390"/>
      </w:pPr>
      <w:rPr>
        <w:rFonts w:hint="default"/>
      </w:rPr>
    </w:lvl>
    <w:lvl w:ilvl="2">
      <w:start w:val="1"/>
      <w:numFmt w:val="decimal"/>
      <w:isLgl/>
      <w:lvlText w:val="%1.%2.%3"/>
      <w:lvlJc w:val="left"/>
      <w:pPr>
        <w:tabs>
          <w:tab w:val="left" w:pos="720"/>
        </w:tabs>
        <w:ind w:left="720" w:hanging="720"/>
      </w:pPr>
      <w:rPr>
        <w:rFonts w:hint="default"/>
      </w:rPr>
    </w:lvl>
    <w:lvl w:ilvl="3">
      <w:start w:val="1"/>
      <w:numFmt w:val="decimal"/>
      <w:isLgl/>
      <w:lvlText w:val="%1.%2.%3.%4"/>
      <w:lvlJc w:val="left"/>
      <w:pPr>
        <w:tabs>
          <w:tab w:val="left" w:pos="1080"/>
        </w:tabs>
        <w:ind w:left="1080" w:hanging="1080"/>
      </w:pPr>
      <w:rPr>
        <w:rFonts w:hint="default"/>
      </w:rPr>
    </w:lvl>
    <w:lvl w:ilvl="4">
      <w:start w:val="1"/>
      <w:numFmt w:val="decimal"/>
      <w:isLgl/>
      <w:lvlText w:val="%1.%2.%3.%4.%5"/>
      <w:lvlJc w:val="left"/>
      <w:pPr>
        <w:tabs>
          <w:tab w:val="left" w:pos="1080"/>
        </w:tabs>
        <w:ind w:left="1080" w:hanging="1080"/>
      </w:pPr>
      <w:rPr>
        <w:rFonts w:hint="default"/>
      </w:rPr>
    </w:lvl>
    <w:lvl w:ilvl="5">
      <w:start w:val="1"/>
      <w:numFmt w:val="decimal"/>
      <w:isLgl/>
      <w:lvlText w:val="%1.%2.%3.%4.%5.%6"/>
      <w:lvlJc w:val="left"/>
      <w:pPr>
        <w:tabs>
          <w:tab w:val="left" w:pos="1440"/>
        </w:tabs>
        <w:ind w:left="1440" w:hanging="1440"/>
      </w:pPr>
      <w:rPr>
        <w:rFonts w:hint="default"/>
      </w:rPr>
    </w:lvl>
    <w:lvl w:ilvl="6">
      <w:start w:val="1"/>
      <w:numFmt w:val="decimal"/>
      <w:isLgl/>
      <w:lvlText w:val="%1.%2.%3.%4.%5.%6.%7"/>
      <w:lvlJc w:val="left"/>
      <w:pPr>
        <w:tabs>
          <w:tab w:val="left" w:pos="1440"/>
        </w:tabs>
        <w:ind w:left="1440" w:hanging="1440"/>
      </w:pPr>
      <w:rPr>
        <w:rFonts w:hint="default"/>
      </w:rPr>
    </w:lvl>
    <w:lvl w:ilvl="7">
      <w:start w:val="1"/>
      <w:numFmt w:val="decimal"/>
      <w:isLgl/>
      <w:lvlText w:val="%1.%2.%3.%4.%5.%6.%7.%8"/>
      <w:lvlJc w:val="left"/>
      <w:pPr>
        <w:tabs>
          <w:tab w:val="left" w:pos="1800"/>
        </w:tabs>
        <w:ind w:left="1800" w:hanging="1800"/>
      </w:pPr>
      <w:rPr>
        <w:rFonts w:hint="default"/>
      </w:rPr>
    </w:lvl>
    <w:lvl w:ilvl="8">
      <w:start w:val="1"/>
      <w:numFmt w:val="decimal"/>
      <w:isLgl/>
      <w:lvlText w:val="%1.%2.%3.%4.%5.%6.%7.%8.%9"/>
      <w:lvlJc w:val="left"/>
      <w:pPr>
        <w:tabs>
          <w:tab w:val="left" w:pos="1800"/>
        </w:tabs>
        <w:ind w:left="1800" w:hanging="1800"/>
      </w:pPr>
      <w:rPr>
        <w:rFonts w:hint="default"/>
      </w:rPr>
    </w:lvl>
  </w:abstractNum>
  <w:abstractNum w:abstractNumId="2" w15:restartNumberingAfterBreak="0">
    <w:nsid w:val="18047ADB"/>
    <w:multiLevelType w:val="multilevel"/>
    <w:tmpl w:val="18047ADB"/>
    <w:lvl w:ilvl="0">
      <w:start w:val="1"/>
      <w:numFmt w:val="decimal"/>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pStyle w:val="Heading3"/>
      <w:lvlText w:val="%1.%2.%3"/>
      <w:lvlJc w:val="left"/>
      <w:pPr>
        <w:tabs>
          <w:tab w:val="left" w:pos="720"/>
        </w:tabs>
        <w:ind w:left="720" w:hanging="720"/>
      </w:pPr>
      <w:rPr>
        <w:rFonts w:hint="default"/>
      </w:rPr>
    </w:lvl>
    <w:lvl w:ilvl="3">
      <w:start w:val="1"/>
      <w:numFmt w:val="decimal"/>
      <w:pStyle w:val="Heading4"/>
      <w:lvlText w:val="%1.%2.%3.%4"/>
      <w:lvlJc w:val="left"/>
      <w:pPr>
        <w:tabs>
          <w:tab w:val="left" w:pos="864"/>
        </w:tabs>
        <w:ind w:left="864" w:hanging="864"/>
      </w:pPr>
      <w:rPr>
        <w:rFonts w:hint="default"/>
      </w:rPr>
    </w:lvl>
    <w:lvl w:ilvl="4">
      <w:start w:val="1"/>
      <w:numFmt w:val="decimal"/>
      <w:pStyle w:val="Heading5"/>
      <w:lvlText w:val="%1.%2.%3.%4.%5"/>
      <w:lvlJc w:val="left"/>
      <w:pPr>
        <w:tabs>
          <w:tab w:val="left" w:pos="1008"/>
        </w:tabs>
        <w:ind w:left="1008" w:hanging="1008"/>
      </w:pPr>
      <w:rPr>
        <w:rFonts w:hint="default"/>
      </w:rPr>
    </w:lvl>
    <w:lvl w:ilvl="5">
      <w:start w:val="1"/>
      <w:numFmt w:val="decimal"/>
      <w:pStyle w:val="Heading6"/>
      <w:lvlText w:val="%1.%2.%3.%4.%5.%6"/>
      <w:lvlJc w:val="left"/>
      <w:pPr>
        <w:tabs>
          <w:tab w:val="left" w:pos="1152"/>
        </w:tabs>
        <w:ind w:left="1152" w:hanging="1152"/>
      </w:pPr>
      <w:rPr>
        <w:rFonts w:hint="default"/>
      </w:rPr>
    </w:lvl>
    <w:lvl w:ilvl="6">
      <w:start w:val="1"/>
      <w:numFmt w:val="decimal"/>
      <w:pStyle w:val="Heading7"/>
      <w:lvlText w:val="%1.%2.%3.%4.%5.%6.%7"/>
      <w:lvlJc w:val="left"/>
      <w:pPr>
        <w:tabs>
          <w:tab w:val="left" w:pos="1296"/>
        </w:tabs>
        <w:ind w:left="1296" w:hanging="1296"/>
      </w:pPr>
      <w:rPr>
        <w:rFonts w:hint="default"/>
      </w:rPr>
    </w:lvl>
    <w:lvl w:ilvl="7">
      <w:start w:val="1"/>
      <w:numFmt w:val="decimal"/>
      <w:pStyle w:val="Heading8"/>
      <w:lvlText w:val="%1.%2.%3.%4.%5.%6.%7.%8"/>
      <w:lvlJc w:val="left"/>
      <w:pPr>
        <w:tabs>
          <w:tab w:val="left" w:pos="1440"/>
        </w:tabs>
        <w:ind w:left="1440" w:hanging="1440"/>
      </w:pPr>
      <w:rPr>
        <w:rFonts w:hint="default"/>
      </w:rPr>
    </w:lvl>
    <w:lvl w:ilvl="8">
      <w:start w:val="1"/>
      <w:numFmt w:val="decimal"/>
      <w:pStyle w:val="Heading9"/>
      <w:lvlText w:val="%1.%2.%3.%4.%5.%6.%7.%8.%9"/>
      <w:lvlJc w:val="left"/>
      <w:pPr>
        <w:tabs>
          <w:tab w:val="left" w:pos="1584"/>
        </w:tabs>
        <w:ind w:left="1584" w:hanging="1584"/>
      </w:pPr>
      <w:rPr>
        <w:rFonts w:hint="default"/>
      </w:rPr>
    </w:lvl>
  </w:abstractNum>
  <w:abstractNum w:abstractNumId="3" w15:restartNumberingAfterBreak="0">
    <w:nsid w:val="1F7801CE"/>
    <w:multiLevelType w:val="multilevel"/>
    <w:tmpl w:val="1F7801CE"/>
    <w:lvl w:ilvl="0">
      <w:start w:val="1"/>
      <w:numFmt w:val="decimal"/>
      <w:pStyle w:val="SRSH1"/>
      <w:lvlText w:val="Section %1:"/>
      <w:lvlJc w:val="left"/>
      <w:pPr>
        <w:tabs>
          <w:tab w:val="left" w:pos="1800"/>
        </w:tabs>
        <w:ind w:left="360" w:hanging="360"/>
      </w:pPr>
      <w:rPr>
        <w:rFonts w:hint="default"/>
      </w:rPr>
    </w:lvl>
    <w:lvl w:ilvl="1">
      <w:start w:val="1"/>
      <w:numFmt w:val="decimal"/>
      <w:lvlText w:val="%1.%2."/>
      <w:lvlJc w:val="left"/>
      <w:pPr>
        <w:tabs>
          <w:tab w:val="left" w:pos="792"/>
        </w:tabs>
        <w:ind w:left="792" w:hanging="432"/>
      </w:pPr>
      <w:rPr>
        <w:rFonts w:hint="default"/>
      </w:rPr>
    </w:lvl>
    <w:lvl w:ilvl="2">
      <w:start w:val="1"/>
      <w:numFmt w:val="decimal"/>
      <w:lvlText w:val="%1.%2.%3."/>
      <w:lvlJc w:val="left"/>
      <w:pPr>
        <w:tabs>
          <w:tab w:val="left" w:pos="1440"/>
        </w:tabs>
        <w:ind w:left="1224" w:hanging="504"/>
      </w:pPr>
      <w:rPr>
        <w:rFonts w:hint="default"/>
      </w:rPr>
    </w:lvl>
    <w:lvl w:ilvl="3">
      <w:start w:val="1"/>
      <w:numFmt w:val="decimal"/>
      <w:lvlText w:val="%1.%2.%3.%4."/>
      <w:lvlJc w:val="left"/>
      <w:pPr>
        <w:tabs>
          <w:tab w:val="left" w:pos="1800"/>
        </w:tabs>
        <w:ind w:left="1728" w:hanging="648"/>
      </w:pPr>
      <w:rPr>
        <w:rFonts w:hint="default"/>
      </w:rPr>
    </w:lvl>
    <w:lvl w:ilvl="4">
      <w:start w:val="1"/>
      <w:numFmt w:val="decimal"/>
      <w:lvlText w:val="%1.%2.%3.%4.%5."/>
      <w:lvlJc w:val="left"/>
      <w:pPr>
        <w:tabs>
          <w:tab w:val="left" w:pos="2520"/>
        </w:tabs>
        <w:ind w:left="2232" w:hanging="792"/>
      </w:pPr>
      <w:rPr>
        <w:rFonts w:hint="default"/>
      </w:rPr>
    </w:lvl>
    <w:lvl w:ilvl="5">
      <w:start w:val="1"/>
      <w:numFmt w:val="decimal"/>
      <w:lvlText w:val="%1.%2.%3.%4.%5.%6."/>
      <w:lvlJc w:val="left"/>
      <w:pPr>
        <w:tabs>
          <w:tab w:val="left" w:pos="2880"/>
        </w:tabs>
        <w:ind w:left="2736" w:hanging="936"/>
      </w:pPr>
      <w:rPr>
        <w:rFonts w:hint="default"/>
      </w:rPr>
    </w:lvl>
    <w:lvl w:ilvl="6">
      <w:start w:val="1"/>
      <w:numFmt w:val="decimal"/>
      <w:lvlText w:val="%1.%2.%3.%4.%5.%6.%7."/>
      <w:lvlJc w:val="left"/>
      <w:pPr>
        <w:tabs>
          <w:tab w:val="left" w:pos="3600"/>
        </w:tabs>
        <w:ind w:left="3240" w:hanging="1080"/>
      </w:pPr>
      <w:rPr>
        <w:rFonts w:hint="default"/>
      </w:rPr>
    </w:lvl>
    <w:lvl w:ilvl="7">
      <w:start w:val="1"/>
      <w:numFmt w:val="decimal"/>
      <w:lvlText w:val="%1.%2.%3.%4.%5.%6.%7.%8."/>
      <w:lvlJc w:val="left"/>
      <w:pPr>
        <w:tabs>
          <w:tab w:val="left" w:pos="3960"/>
        </w:tabs>
        <w:ind w:left="3744" w:hanging="1224"/>
      </w:pPr>
      <w:rPr>
        <w:rFonts w:hint="default"/>
      </w:rPr>
    </w:lvl>
    <w:lvl w:ilvl="8">
      <w:start w:val="1"/>
      <w:numFmt w:val="decimal"/>
      <w:lvlText w:val="%1.%2.%3.%4.%5.%6.%7.%8.%9."/>
      <w:lvlJc w:val="left"/>
      <w:pPr>
        <w:tabs>
          <w:tab w:val="left" w:pos="4680"/>
        </w:tabs>
        <w:ind w:left="4320" w:hanging="1440"/>
      </w:pPr>
      <w:rPr>
        <w:rFonts w:hint="default"/>
      </w:rPr>
    </w:lvl>
  </w:abstractNum>
  <w:abstractNum w:abstractNumId="4" w15:restartNumberingAfterBreak="0">
    <w:nsid w:val="2B4351E6"/>
    <w:multiLevelType w:val="singleLevel"/>
    <w:tmpl w:val="2B4351E6"/>
    <w:lvl w:ilvl="0">
      <w:start w:val="1"/>
      <w:numFmt w:val="decimal"/>
      <w:lvlText w:val="%1."/>
      <w:lvlJc w:val="left"/>
      <w:pPr>
        <w:tabs>
          <w:tab w:val="left" w:pos="360"/>
        </w:tabs>
        <w:ind w:left="360" w:hanging="360"/>
      </w:pPr>
    </w:lvl>
  </w:abstractNum>
  <w:abstractNum w:abstractNumId="5" w15:restartNumberingAfterBreak="0">
    <w:nsid w:val="5AF366E6"/>
    <w:multiLevelType w:val="hybridMultilevel"/>
    <w:tmpl w:val="7F08DBE8"/>
    <w:lvl w:ilvl="0" w:tplc="4DC85D1C">
      <w:start w:val="1"/>
      <w:numFmt w:val="decimal"/>
      <w:lvlText w:val="%1."/>
      <w:lvlJc w:val="left"/>
      <w:pPr>
        <w:ind w:left="900" w:hanging="360"/>
      </w:pPr>
      <w:rPr>
        <w:rFonts w:hint="default"/>
        <w:i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72E635A4"/>
    <w:multiLevelType w:val="singleLevel"/>
    <w:tmpl w:val="72E635A4"/>
    <w:lvl w:ilvl="0">
      <w:start w:val="1"/>
      <w:numFmt w:val="bullet"/>
      <w:pStyle w:val="ListBulletFirstItem"/>
      <w:lvlText w:val=""/>
      <w:lvlJc w:val="left"/>
      <w:pPr>
        <w:tabs>
          <w:tab w:val="left" w:pos="360"/>
        </w:tabs>
        <w:ind w:left="360" w:hanging="360"/>
      </w:pPr>
      <w:rPr>
        <w:rFonts w:ascii="CommonBullets" w:hAnsi="CommonBullets" w:hint="default"/>
        <w:color w:val="auto"/>
      </w:rPr>
    </w:lvl>
  </w:abstractNum>
  <w:abstractNum w:abstractNumId="7" w15:restartNumberingAfterBreak="0">
    <w:nsid w:val="7B1C2787"/>
    <w:multiLevelType w:val="multilevel"/>
    <w:tmpl w:val="4800B064"/>
    <w:lvl w:ilvl="0">
      <w:start w:val="1"/>
      <w:numFmt w:val="bullet"/>
      <w:lvlText w:val=""/>
      <w:lvlJc w:val="left"/>
      <w:pPr>
        <w:tabs>
          <w:tab w:val="left" w:pos="360"/>
        </w:tabs>
        <w:ind w:left="360" w:hanging="360"/>
      </w:pPr>
      <w:rPr>
        <w:rFonts w:ascii="Symbol" w:hAnsi="Symbol" w:hint="default"/>
        <w:sz w:val="22"/>
        <w:szCs w:val="22"/>
      </w:rPr>
    </w:lvl>
    <w:lvl w:ilvl="1">
      <w:start w:val="1"/>
      <w:numFmt w:val="decimal"/>
      <w:isLgl/>
      <w:lvlText w:val="%1.%2"/>
      <w:lvlJc w:val="left"/>
      <w:pPr>
        <w:tabs>
          <w:tab w:val="left" w:pos="390"/>
        </w:tabs>
        <w:ind w:left="390" w:hanging="390"/>
      </w:pPr>
      <w:rPr>
        <w:rFonts w:hint="default"/>
      </w:rPr>
    </w:lvl>
    <w:lvl w:ilvl="2">
      <w:start w:val="1"/>
      <w:numFmt w:val="decimal"/>
      <w:isLgl/>
      <w:lvlText w:val="%1.%2.%3"/>
      <w:lvlJc w:val="left"/>
      <w:pPr>
        <w:tabs>
          <w:tab w:val="left" w:pos="720"/>
        </w:tabs>
        <w:ind w:left="720" w:hanging="720"/>
      </w:pPr>
      <w:rPr>
        <w:rFonts w:hint="default"/>
      </w:rPr>
    </w:lvl>
    <w:lvl w:ilvl="3">
      <w:start w:val="1"/>
      <w:numFmt w:val="decimal"/>
      <w:isLgl/>
      <w:lvlText w:val="%1.%2.%3.%4"/>
      <w:lvlJc w:val="left"/>
      <w:pPr>
        <w:tabs>
          <w:tab w:val="left" w:pos="1080"/>
        </w:tabs>
        <w:ind w:left="1080" w:hanging="1080"/>
      </w:pPr>
      <w:rPr>
        <w:rFonts w:hint="default"/>
      </w:rPr>
    </w:lvl>
    <w:lvl w:ilvl="4">
      <w:start w:val="1"/>
      <w:numFmt w:val="decimal"/>
      <w:isLgl/>
      <w:lvlText w:val="%1.%2.%3.%4.%5"/>
      <w:lvlJc w:val="left"/>
      <w:pPr>
        <w:tabs>
          <w:tab w:val="left" w:pos="1080"/>
        </w:tabs>
        <w:ind w:left="1080" w:hanging="1080"/>
      </w:pPr>
      <w:rPr>
        <w:rFonts w:hint="default"/>
      </w:rPr>
    </w:lvl>
    <w:lvl w:ilvl="5">
      <w:start w:val="1"/>
      <w:numFmt w:val="decimal"/>
      <w:isLgl/>
      <w:lvlText w:val="%1.%2.%3.%4.%5.%6"/>
      <w:lvlJc w:val="left"/>
      <w:pPr>
        <w:tabs>
          <w:tab w:val="left" w:pos="1440"/>
        </w:tabs>
        <w:ind w:left="1440" w:hanging="1440"/>
      </w:pPr>
      <w:rPr>
        <w:rFonts w:hint="default"/>
      </w:rPr>
    </w:lvl>
    <w:lvl w:ilvl="6">
      <w:start w:val="1"/>
      <w:numFmt w:val="decimal"/>
      <w:isLgl/>
      <w:lvlText w:val="%1.%2.%3.%4.%5.%6.%7"/>
      <w:lvlJc w:val="left"/>
      <w:pPr>
        <w:tabs>
          <w:tab w:val="left" w:pos="1440"/>
        </w:tabs>
        <w:ind w:left="1440" w:hanging="1440"/>
      </w:pPr>
      <w:rPr>
        <w:rFonts w:hint="default"/>
      </w:rPr>
    </w:lvl>
    <w:lvl w:ilvl="7">
      <w:start w:val="1"/>
      <w:numFmt w:val="decimal"/>
      <w:isLgl/>
      <w:lvlText w:val="%1.%2.%3.%4.%5.%6.%7.%8"/>
      <w:lvlJc w:val="left"/>
      <w:pPr>
        <w:tabs>
          <w:tab w:val="left" w:pos="1800"/>
        </w:tabs>
        <w:ind w:left="1800" w:hanging="1800"/>
      </w:pPr>
      <w:rPr>
        <w:rFonts w:hint="default"/>
      </w:rPr>
    </w:lvl>
    <w:lvl w:ilvl="8">
      <w:start w:val="1"/>
      <w:numFmt w:val="decimal"/>
      <w:isLgl/>
      <w:lvlText w:val="%1.%2.%3.%4.%5.%6.%7.%8.%9"/>
      <w:lvlJc w:val="left"/>
      <w:pPr>
        <w:tabs>
          <w:tab w:val="left" w:pos="1800"/>
        </w:tabs>
        <w:ind w:left="1800" w:hanging="1800"/>
      </w:pPr>
      <w:rPr>
        <w:rFonts w:hint="default"/>
      </w:rPr>
    </w:lvl>
  </w:abstractNum>
  <w:num w:numId="1">
    <w:abstractNumId w:val="2"/>
  </w:num>
  <w:num w:numId="2">
    <w:abstractNumId w:val="3"/>
  </w:num>
  <w:num w:numId="3">
    <w:abstractNumId w:val="0"/>
  </w:num>
  <w:num w:numId="4">
    <w:abstractNumId w:val="6"/>
  </w:num>
  <w:num w:numId="5">
    <w:abstractNumId w:val="4"/>
  </w:num>
  <w:num w:numId="6">
    <w:abstractNumId w:val="1"/>
  </w:num>
  <w:num w:numId="7">
    <w:abstractNumId w:val="7"/>
  </w:num>
  <w:num w:numId="8">
    <w:abstractNumId w:val="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Farrukh Saleem">
    <w15:presenceInfo w15:providerId="None" w15:userId="Farrukh Saleem"/>
  </w15:person>
  <w15:person w15:author="Maryum Zaidi">
    <w15:presenceInfo w15:providerId="None" w15:userId="Maryum Zaidi"/>
  </w15:person>
  <w15:person w15:author="maryum">
    <w15:presenceInfo w15:providerId="None" w15:userId="maryu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0FA2"/>
    <w:rsid w:val="000164B2"/>
    <w:rsid w:val="000302E1"/>
    <w:rsid w:val="000650FD"/>
    <w:rsid w:val="0008740E"/>
    <w:rsid w:val="000B091C"/>
    <w:rsid w:val="001104F5"/>
    <w:rsid w:val="00166A58"/>
    <w:rsid w:val="001C4F5C"/>
    <w:rsid w:val="002106AB"/>
    <w:rsid w:val="00226E47"/>
    <w:rsid w:val="00234F7C"/>
    <w:rsid w:val="00241E6F"/>
    <w:rsid w:val="00260C50"/>
    <w:rsid w:val="00276D93"/>
    <w:rsid w:val="002B40EF"/>
    <w:rsid w:val="00304DD9"/>
    <w:rsid w:val="00322A64"/>
    <w:rsid w:val="00361A82"/>
    <w:rsid w:val="003808DB"/>
    <w:rsid w:val="003A536B"/>
    <w:rsid w:val="003A5B83"/>
    <w:rsid w:val="003F4CB8"/>
    <w:rsid w:val="00411EC0"/>
    <w:rsid w:val="00431C00"/>
    <w:rsid w:val="00467298"/>
    <w:rsid w:val="00490D2F"/>
    <w:rsid w:val="004A565D"/>
    <w:rsid w:val="004D55FB"/>
    <w:rsid w:val="00543C0D"/>
    <w:rsid w:val="00586A17"/>
    <w:rsid w:val="005E7B94"/>
    <w:rsid w:val="006605C6"/>
    <w:rsid w:val="00670FA2"/>
    <w:rsid w:val="00683A89"/>
    <w:rsid w:val="0069311B"/>
    <w:rsid w:val="006F1497"/>
    <w:rsid w:val="0070606A"/>
    <w:rsid w:val="007578D9"/>
    <w:rsid w:val="00782A99"/>
    <w:rsid w:val="00817804"/>
    <w:rsid w:val="00863BDA"/>
    <w:rsid w:val="008B1A43"/>
    <w:rsid w:val="008B443F"/>
    <w:rsid w:val="009D1CCA"/>
    <w:rsid w:val="009F022B"/>
    <w:rsid w:val="00A53088"/>
    <w:rsid w:val="00A67A1D"/>
    <w:rsid w:val="00A9695B"/>
    <w:rsid w:val="00B52468"/>
    <w:rsid w:val="00B83BB8"/>
    <w:rsid w:val="00B8497C"/>
    <w:rsid w:val="00C16C72"/>
    <w:rsid w:val="00C17B32"/>
    <w:rsid w:val="00CA6BB9"/>
    <w:rsid w:val="00CC7D1E"/>
    <w:rsid w:val="00CD084A"/>
    <w:rsid w:val="00D204B8"/>
    <w:rsid w:val="00D737BD"/>
    <w:rsid w:val="00D86DB5"/>
    <w:rsid w:val="00D9103C"/>
    <w:rsid w:val="00DA7B2C"/>
    <w:rsid w:val="00DD0552"/>
    <w:rsid w:val="00E041DC"/>
    <w:rsid w:val="00F34443"/>
    <w:rsid w:val="00F3780E"/>
    <w:rsid w:val="00F548B6"/>
    <w:rsid w:val="00F60C0D"/>
    <w:rsid w:val="00F84B0C"/>
    <w:rsid w:val="00FA37EC"/>
    <w:rsid w:val="01052565"/>
    <w:rsid w:val="0236788D"/>
    <w:rsid w:val="03218752"/>
    <w:rsid w:val="033ECC73"/>
    <w:rsid w:val="05659C1A"/>
    <w:rsid w:val="0597B29F"/>
    <w:rsid w:val="066AC92F"/>
    <w:rsid w:val="08558ADD"/>
    <w:rsid w:val="08568BCE"/>
    <w:rsid w:val="0870A008"/>
    <w:rsid w:val="099B4DFF"/>
    <w:rsid w:val="0E8DBCD0"/>
    <w:rsid w:val="1871BB84"/>
    <w:rsid w:val="18D10944"/>
    <w:rsid w:val="199AB9D6"/>
    <w:rsid w:val="1B538CBC"/>
    <w:rsid w:val="1C605BA4"/>
    <w:rsid w:val="1E8E8FAC"/>
    <w:rsid w:val="1EA9C7FD"/>
    <w:rsid w:val="1EDEF828"/>
    <w:rsid w:val="2074236B"/>
    <w:rsid w:val="21B3B28C"/>
    <w:rsid w:val="22663249"/>
    <w:rsid w:val="24BB51BE"/>
    <w:rsid w:val="258DEC9F"/>
    <w:rsid w:val="26A51863"/>
    <w:rsid w:val="27307933"/>
    <w:rsid w:val="276AB15A"/>
    <w:rsid w:val="287CF5B6"/>
    <w:rsid w:val="29BEA2D2"/>
    <w:rsid w:val="2C747871"/>
    <w:rsid w:val="2F513087"/>
    <w:rsid w:val="3069282C"/>
    <w:rsid w:val="3104DD73"/>
    <w:rsid w:val="318B18A9"/>
    <w:rsid w:val="31BEDFF9"/>
    <w:rsid w:val="33095308"/>
    <w:rsid w:val="34A4F1B6"/>
    <w:rsid w:val="3793227F"/>
    <w:rsid w:val="3B2E070A"/>
    <w:rsid w:val="3CD42838"/>
    <w:rsid w:val="3ED6E9DE"/>
    <w:rsid w:val="3FAC3AED"/>
    <w:rsid w:val="41AC6FA7"/>
    <w:rsid w:val="41C22556"/>
    <w:rsid w:val="4220CCB8"/>
    <w:rsid w:val="42CBAA18"/>
    <w:rsid w:val="42EDC03A"/>
    <w:rsid w:val="45470AE7"/>
    <w:rsid w:val="46398125"/>
    <w:rsid w:val="4694920E"/>
    <w:rsid w:val="48272560"/>
    <w:rsid w:val="48CDF70C"/>
    <w:rsid w:val="497BAAEE"/>
    <w:rsid w:val="4E09A5FD"/>
    <w:rsid w:val="525A1BD0"/>
    <w:rsid w:val="55DC655E"/>
    <w:rsid w:val="56B32882"/>
    <w:rsid w:val="56E4F4B9"/>
    <w:rsid w:val="59E79DD5"/>
    <w:rsid w:val="5BBFA5D9"/>
    <w:rsid w:val="5C3CD312"/>
    <w:rsid w:val="5CCF187C"/>
    <w:rsid w:val="5E71D5B5"/>
    <w:rsid w:val="5EA8EAB5"/>
    <w:rsid w:val="60F464F2"/>
    <w:rsid w:val="60FDBD80"/>
    <w:rsid w:val="621CA24A"/>
    <w:rsid w:val="62299F96"/>
    <w:rsid w:val="62CC6298"/>
    <w:rsid w:val="635A621C"/>
    <w:rsid w:val="63CF94F4"/>
    <w:rsid w:val="64087330"/>
    <w:rsid w:val="65411D8E"/>
    <w:rsid w:val="661C6AF3"/>
    <w:rsid w:val="67477F55"/>
    <w:rsid w:val="68AFF0CA"/>
    <w:rsid w:val="6A46CCBD"/>
    <w:rsid w:val="6A989B5B"/>
    <w:rsid w:val="6AFD7ECF"/>
    <w:rsid w:val="6C8BC18C"/>
    <w:rsid w:val="6D13786C"/>
    <w:rsid w:val="6F1ACAFB"/>
    <w:rsid w:val="6F4F4BD8"/>
    <w:rsid w:val="72304A4E"/>
    <w:rsid w:val="72A45D2D"/>
    <w:rsid w:val="74474D22"/>
    <w:rsid w:val="74B18DB1"/>
    <w:rsid w:val="75ABC8AA"/>
    <w:rsid w:val="75F94A52"/>
    <w:rsid w:val="76F27CE3"/>
    <w:rsid w:val="79EC98F0"/>
    <w:rsid w:val="7C9039BC"/>
    <w:rsid w:val="7EFBA66F"/>
    <w:rsid w:val="7F070CB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4D68EF"/>
  <w15:docId w15:val="{84C15A79-5B86-4E3D-B661-97A8F2509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lsdException w:name="toc 2" w:semiHidden="1" w:uiPriority="39"/>
    <w:lsdException w:name="toc 3" w:semiHidden="1" w:uiPriority="39"/>
    <w:lsdException w:name="toc 4" w:semiHidden="1"/>
    <w:lsdException w:name="toc 5" w:semiHidden="1"/>
    <w:lsdException w:name="toc 6" w:semiHidden="1"/>
    <w:lsdException w:name="toc 7" w:semiHidden="1"/>
    <w:lsdException w:name="toc 8" w:semiHidden="1"/>
    <w:lsdException w:name="toc 9" w:semiHidden="1"/>
    <w:lsdException w:name="caption" w:semiHidden="1" w:unhideWhenUsed="1" w:qFormat="1"/>
    <w:lsdException w:name="Title" w:qFormat="1"/>
    <w:lsdException w:name="Default Paragraph Font" w:semiHidden="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1"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US"/>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
      </w:numPr>
      <w:spacing w:before="240" w:after="60"/>
      <w:outlineLvl w:val="2"/>
    </w:pPr>
    <w:rPr>
      <w:b/>
      <w:bCs/>
      <w:sz w:val="28"/>
      <w:szCs w:val="26"/>
    </w:rPr>
  </w:style>
  <w:style w:type="paragraph" w:styleId="Heading4">
    <w:name w:val="heading 4"/>
    <w:basedOn w:val="Normal"/>
    <w:next w:val="Normal"/>
    <w:qFormat/>
    <w:pPr>
      <w:keepNext/>
      <w:numPr>
        <w:ilvl w:val="3"/>
        <w:numId w:val="1"/>
      </w:numPr>
      <w:outlineLvl w:val="3"/>
    </w:pPr>
    <w:rPr>
      <w:b/>
      <w:bCs/>
    </w:rPr>
  </w:style>
  <w:style w:type="paragraph" w:styleId="Heading5">
    <w:name w:val="heading 5"/>
    <w:basedOn w:val="Normal"/>
    <w:next w:val="Normal"/>
    <w:qFormat/>
    <w:pPr>
      <w:keepNext/>
      <w:numPr>
        <w:ilvl w:val="4"/>
        <w:numId w:val="1"/>
      </w:numPr>
      <w:outlineLvl w:val="4"/>
    </w:pPr>
    <w:rPr>
      <w:b/>
      <w:bCs/>
    </w:rPr>
  </w:style>
  <w:style w:type="paragraph" w:styleId="Heading6">
    <w:name w:val="heading 6"/>
    <w:basedOn w:val="Normal"/>
    <w:next w:val="Normal"/>
    <w:qFormat/>
    <w:pPr>
      <w:keepNext/>
      <w:numPr>
        <w:ilvl w:val="5"/>
        <w:numId w:val="1"/>
      </w:numPr>
      <w:jc w:val="center"/>
      <w:outlineLvl w:val="5"/>
    </w:pPr>
    <w:rPr>
      <w:b/>
      <w:bCs/>
      <w:sz w:val="7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lockText">
    <w:name w:val="Block Text"/>
    <w:basedOn w:val="Normal"/>
    <w:pPr>
      <w:ind w:left="390" w:right="720"/>
      <w:jc w:val="both"/>
    </w:pPr>
    <w:rPr>
      <w:i/>
      <w:sz w:val="20"/>
    </w:rPr>
  </w:style>
  <w:style w:type="paragraph" w:styleId="BodyText">
    <w:name w:val="Body Text"/>
    <w:basedOn w:val="Normal"/>
    <w:pPr>
      <w:jc w:val="center"/>
    </w:pPr>
  </w:style>
  <w:style w:type="paragraph" w:styleId="BodyText2">
    <w:name w:val="Body Text 2"/>
    <w:basedOn w:val="Normal"/>
    <w:rPr>
      <w:i/>
      <w:iCs/>
    </w:rPr>
  </w:style>
  <w:style w:type="paragraph" w:styleId="BodyText3">
    <w:name w:val="Body Text 3"/>
    <w:basedOn w:val="Normal"/>
    <w:rPr>
      <w:sz w:val="20"/>
    </w:rPr>
  </w:style>
  <w:style w:type="paragraph" w:styleId="BodyTextIndent">
    <w:name w:val="Body Text Indent"/>
    <w:basedOn w:val="Normal"/>
    <w:pPr>
      <w:ind w:left="360"/>
    </w:pPr>
  </w:style>
  <w:style w:type="paragraph" w:styleId="BodyTextIndent2">
    <w:name w:val="Body Text Indent 2"/>
    <w:basedOn w:val="Normal"/>
    <w:pPr>
      <w:ind w:left="360"/>
      <w:jc w:val="both"/>
    </w:pPr>
    <w:rPr>
      <w:i/>
      <w:sz w:val="20"/>
    </w:rPr>
  </w:style>
  <w:style w:type="paragraph" w:styleId="BodyTextIndent3">
    <w:name w:val="Body Text Indent 3"/>
    <w:basedOn w:val="Normal"/>
    <w:pPr>
      <w:ind w:left="390"/>
      <w:jc w:val="both"/>
    </w:pPr>
    <w:rPr>
      <w:i/>
      <w:sz w:val="20"/>
    </w:rPr>
  </w:style>
  <w:style w:type="character" w:styleId="FollowedHyperlink">
    <w:name w:val="FollowedHyperlink"/>
    <w:rPr>
      <w:color w:val="800080"/>
      <w:u w:val="single"/>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character" w:styleId="HTMLVariable">
    <w:name w:val="HTML Variable"/>
    <w:rPr>
      <w:i/>
      <w:iCs/>
    </w:rPr>
  </w:style>
  <w:style w:type="character" w:styleId="Hyperlink">
    <w:name w:val="Hyperlink"/>
    <w:uiPriority w:val="99"/>
    <w:rPr>
      <w:color w:val="0000FF"/>
      <w:u w:val="single"/>
    </w:rPr>
  </w:style>
  <w:style w:type="paragraph" w:styleId="NormalWeb">
    <w:name w:val="Normal (Web)"/>
    <w:basedOn w:val="Normal"/>
    <w:uiPriority w:val="99"/>
    <w:pPr>
      <w:spacing w:before="100" w:beforeAutospacing="1" w:after="100" w:afterAutospacing="1"/>
    </w:pPr>
    <w:rPr>
      <w:sz w:val="16"/>
      <w:szCs w:val="16"/>
    </w:rPr>
  </w:style>
  <w:style w:type="character" w:styleId="PageNumber">
    <w:name w:val="page number"/>
    <w:basedOn w:val="DefaultParagraphFont"/>
  </w:style>
  <w:style w:type="character" w:styleId="Strong">
    <w:name w:val="Strong"/>
    <w:basedOn w:val="DefaultParagraphFont"/>
    <w:uiPriority w:val="22"/>
    <w:qFormat/>
    <w:rPr>
      <w:b/>
      <w:bCs/>
    </w:rPr>
  </w:style>
  <w:style w:type="paragraph" w:styleId="Subtitle">
    <w:name w:val="Subtitle"/>
    <w:basedOn w:val="Normal"/>
    <w:qFormat/>
    <w:pPr>
      <w:keepNext/>
      <w:spacing w:before="240" w:after="60"/>
      <w:jc w:val="both"/>
    </w:pPr>
    <w:rPr>
      <w:rFonts w:ascii="Verdana" w:hAnsi="Verdana"/>
      <w:b/>
      <w:szCs w:val="20"/>
    </w:r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C1">
    <w:name w:val="toc 1"/>
    <w:basedOn w:val="Normal"/>
    <w:next w:val="Normal"/>
    <w:semiHidden/>
    <w:pPr>
      <w:spacing w:before="120" w:after="120"/>
    </w:pPr>
    <w:rPr>
      <w:b/>
      <w:bCs/>
      <w:caps/>
    </w:rPr>
  </w:style>
  <w:style w:type="paragraph" w:styleId="TOC2">
    <w:name w:val="toc 2"/>
    <w:basedOn w:val="Normal"/>
    <w:next w:val="Normal"/>
    <w:uiPriority w:val="39"/>
    <w:pPr>
      <w:tabs>
        <w:tab w:val="left" w:pos="540"/>
        <w:tab w:val="right" w:leader="dot" w:pos="9350"/>
      </w:tabs>
      <w:spacing w:line="360" w:lineRule="auto"/>
      <w:ind w:left="240"/>
    </w:pPr>
    <w:rPr>
      <w:smallCaps/>
    </w:rPr>
  </w:style>
  <w:style w:type="paragraph" w:styleId="TOC3">
    <w:name w:val="toc 3"/>
    <w:basedOn w:val="Normal"/>
    <w:next w:val="Normal"/>
    <w:uiPriority w:val="39"/>
    <w:pPr>
      <w:ind w:left="480"/>
    </w:pPr>
    <w:rPr>
      <w:i/>
      <w:iCs/>
    </w:rPr>
  </w:style>
  <w:style w:type="paragraph" w:styleId="TOC4">
    <w:name w:val="toc 4"/>
    <w:basedOn w:val="Normal"/>
    <w:next w:val="Normal"/>
    <w:semiHidden/>
    <w:pPr>
      <w:ind w:left="720"/>
    </w:pPr>
    <w:rPr>
      <w:szCs w:val="21"/>
    </w:rPr>
  </w:style>
  <w:style w:type="paragraph" w:styleId="TOC5">
    <w:name w:val="toc 5"/>
    <w:basedOn w:val="Normal"/>
    <w:next w:val="Normal"/>
    <w:semiHidden/>
    <w:pPr>
      <w:ind w:left="960"/>
    </w:pPr>
    <w:rPr>
      <w:szCs w:val="21"/>
    </w:rPr>
  </w:style>
  <w:style w:type="paragraph" w:styleId="TOC6">
    <w:name w:val="toc 6"/>
    <w:basedOn w:val="Normal"/>
    <w:next w:val="Normal"/>
    <w:semiHidden/>
    <w:pPr>
      <w:ind w:left="1200"/>
    </w:pPr>
    <w:rPr>
      <w:szCs w:val="21"/>
    </w:rPr>
  </w:style>
  <w:style w:type="paragraph" w:styleId="TOC7">
    <w:name w:val="toc 7"/>
    <w:basedOn w:val="Normal"/>
    <w:next w:val="Normal"/>
    <w:semiHidden/>
    <w:pPr>
      <w:ind w:left="1440"/>
    </w:pPr>
    <w:rPr>
      <w:szCs w:val="21"/>
    </w:rPr>
  </w:style>
  <w:style w:type="paragraph" w:styleId="TOC8">
    <w:name w:val="toc 8"/>
    <w:basedOn w:val="Normal"/>
    <w:next w:val="Normal"/>
    <w:semiHidden/>
    <w:pPr>
      <w:ind w:left="1680"/>
    </w:pPr>
    <w:rPr>
      <w:szCs w:val="21"/>
    </w:rPr>
  </w:style>
  <w:style w:type="paragraph" w:styleId="TOC9">
    <w:name w:val="toc 9"/>
    <w:basedOn w:val="Normal"/>
    <w:next w:val="Normal"/>
    <w:semiHidden/>
    <w:pPr>
      <w:ind w:left="1920"/>
    </w:pPr>
    <w:rPr>
      <w:szCs w:val="21"/>
    </w:rPr>
  </w:style>
  <w:style w:type="paragraph" w:customStyle="1" w:styleId="title1">
    <w:name w:val="title1"/>
    <w:basedOn w:val="Normal"/>
    <w:pPr>
      <w:jc w:val="center"/>
    </w:pPr>
  </w:style>
  <w:style w:type="paragraph" w:customStyle="1" w:styleId="title2">
    <w:name w:val="title 2"/>
    <w:basedOn w:val="Normal"/>
    <w:rPr>
      <w:b/>
      <w:i/>
      <w:sz w:val="20"/>
    </w:rPr>
  </w:style>
  <w:style w:type="paragraph" w:customStyle="1" w:styleId="SRSH1">
    <w:name w:val="SRSH1"/>
    <w:basedOn w:val="Heading1"/>
    <w:pPr>
      <w:numPr>
        <w:numId w:val="2"/>
      </w:numPr>
    </w:pPr>
    <w:rPr>
      <w:rFonts w:ascii="Verdana" w:hAnsi="Verdana"/>
      <w:sz w:val="22"/>
    </w:rPr>
  </w:style>
  <w:style w:type="paragraph" w:customStyle="1" w:styleId="SRSH2">
    <w:name w:val="SRSH2"/>
    <w:basedOn w:val="Heading2"/>
    <w:pPr>
      <w:numPr>
        <w:ilvl w:val="1"/>
        <w:numId w:val="3"/>
      </w:numPr>
    </w:pPr>
    <w:rPr>
      <w:i w:val="0"/>
      <w:sz w:val="24"/>
    </w:rPr>
  </w:style>
  <w:style w:type="paragraph" w:customStyle="1" w:styleId="h1">
    <w:name w:val="h1"/>
    <w:basedOn w:val="Normal"/>
    <w:rPr>
      <w:rFonts w:ascii="Arial" w:hAnsi="Arial"/>
      <w:b/>
      <w:sz w:val="28"/>
    </w:rPr>
  </w:style>
  <w:style w:type="paragraph" w:customStyle="1" w:styleId="H2">
    <w:name w:val="H2"/>
    <w:basedOn w:val="Normal"/>
    <w:rPr>
      <w:b/>
      <w:sz w:val="28"/>
    </w:rPr>
  </w:style>
  <w:style w:type="paragraph" w:customStyle="1" w:styleId="H3">
    <w:name w:val="H3"/>
    <w:basedOn w:val="Normal"/>
    <w:rPr>
      <w:b/>
    </w:rPr>
  </w:style>
  <w:style w:type="paragraph" w:customStyle="1" w:styleId="doctitle">
    <w:name w:val="doctitle"/>
    <w:basedOn w:val="Normal"/>
    <w:pPr>
      <w:spacing w:before="720" w:after="240"/>
      <w:jc w:val="center"/>
    </w:pPr>
    <w:rPr>
      <w:rFonts w:ascii="Century Gothic" w:hAnsi="Century Gothic"/>
      <w:b/>
      <w:bCs/>
      <w:sz w:val="72"/>
    </w:rPr>
  </w:style>
  <w:style w:type="paragraph" w:customStyle="1" w:styleId="special">
    <w:name w:val="special"/>
    <w:basedOn w:val="doctitle"/>
    <w:pPr>
      <w:spacing w:before="0" w:after="0"/>
      <w:jc w:val="left"/>
    </w:pPr>
    <w:rPr>
      <w:rFonts w:ascii="Arial" w:hAnsi="Arial"/>
      <w:sz w:val="28"/>
      <w14:shadow w14:blurRad="50800" w14:dist="38100" w14:dir="2700000" w14:sx="100000" w14:sy="100000" w14:kx="0" w14:ky="0" w14:algn="tl">
        <w14:srgbClr w14:val="000000">
          <w14:alpha w14:val="60000"/>
        </w14:srgbClr>
      </w14:shadow>
    </w:rPr>
  </w:style>
  <w:style w:type="paragraph" w:customStyle="1" w:styleId="TableEntry">
    <w:name w:val="Table Entry"/>
    <w:basedOn w:val="Normal"/>
    <w:rPr>
      <w:rFonts w:ascii="Verdana" w:hAnsi="Verdana"/>
      <w:color w:val="000000"/>
      <w:sz w:val="16"/>
      <w:szCs w:val="20"/>
    </w:rPr>
  </w:style>
  <w:style w:type="paragraph" w:customStyle="1" w:styleId="TableHeading">
    <w:name w:val="Table Heading"/>
    <w:basedOn w:val="TableEntry"/>
    <w:rPr>
      <w:b/>
      <w:color w:val="FFFFFF"/>
    </w:rPr>
  </w:style>
  <w:style w:type="paragraph" w:customStyle="1" w:styleId="ListBulletFirstItem">
    <w:name w:val="List Bullet First Item"/>
    <w:basedOn w:val="Normal"/>
    <w:pPr>
      <w:numPr>
        <w:numId w:val="4"/>
      </w:numPr>
      <w:spacing w:before="120"/>
    </w:pPr>
    <w:rPr>
      <w:rFonts w:ascii="Verdana" w:hAnsi="Verdana"/>
      <w:sz w:val="20"/>
      <w:szCs w:val="20"/>
    </w:rPr>
  </w:style>
  <w:style w:type="paragraph" w:styleId="ListParagraph">
    <w:name w:val="List Paragraph"/>
    <w:basedOn w:val="Normal"/>
    <w:uiPriority w:val="1"/>
    <w:qFormat/>
    <w:rsid w:val="1C605B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7907859">
      <w:bodyDiv w:val="1"/>
      <w:marLeft w:val="0"/>
      <w:marRight w:val="0"/>
      <w:marTop w:val="0"/>
      <w:marBottom w:val="0"/>
      <w:divBdr>
        <w:top w:val="none" w:sz="0" w:space="0" w:color="auto"/>
        <w:left w:val="none" w:sz="0" w:space="0" w:color="auto"/>
        <w:bottom w:val="none" w:sz="0" w:space="0" w:color="auto"/>
        <w:right w:val="none" w:sz="0" w:space="0" w:color="auto"/>
      </w:divBdr>
    </w:div>
    <w:div w:id="333149444">
      <w:bodyDiv w:val="1"/>
      <w:marLeft w:val="0"/>
      <w:marRight w:val="0"/>
      <w:marTop w:val="0"/>
      <w:marBottom w:val="0"/>
      <w:divBdr>
        <w:top w:val="none" w:sz="0" w:space="0" w:color="auto"/>
        <w:left w:val="none" w:sz="0" w:space="0" w:color="auto"/>
        <w:bottom w:val="none" w:sz="0" w:space="0" w:color="auto"/>
        <w:right w:val="none" w:sz="0" w:space="0" w:color="auto"/>
      </w:divBdr>
    </w:div>
    <w:div w:id="438381483">
      <w:bodyDiv w:val="1"/>
      <w:marLeft w:val="0"/>
      <w:marRight w:val="0"/>
      <w:marTop w:val="0"/>
      <w:marBottom w:val="0"/>
      <w:divBdr>
        <w:top w:val="none" w:sz="0" w:space="0" w:color="auto"/>
        <w:left w:val="none" w:sz="0" w:space="0" w:color="auto"/>
        <w:bottom w:val="none" w:sz="0" w:space="0" w:color="auto"/>
        <w:right w:val="none" w:sz="0" w:space="0" w:color="auto"/>
      </w:divBdr>
    </w:div>
    <w:div w:id="500852583">
      <w:bodyDiv w:val="1"/>
      <w:marLeft w:val="0"/>
      <w:marRight w:val="0"/>
      <w:marTop w:val="0"/>
      <w:marBottom w:val="0"/>
      <w:divBdr>
        <w:top w:val="none" w:sz="0" w:space="0" w:color="auto"/>
        <w:left w:val="none" w:sz="0" w:space="0" w:color="auto"/>
        <w:bottom w:val="none" w:sz="0" w:space="0" w:color="auto"/>
        <w:right w:val="none" w:sz="0" w:space="0" w:color="auto"/>
      </w:divBdr>
    </w:div>
    <w:div w:id="506796413">
      <w:bodyDiv w:val="1"/>
      <w:marLeft w:val="0"/>
      <w:marRight w:val="0"/>
      <w:marTop w:val="0"/>
      <w:marBottom w:val="0"/>
      <w:divBdr>
        <w:top w:val="none" w:sz="0" w:space="0" w:color="auto"/>
        <w:left w:val="none" w:sz="0" w:space="0" w:color="auto"/>
        <w:bottom w:val="none" w:sz="0" w:space="0" w:color="auto"/>
        <w:right w:val="none" w:sz="0" w:space="0" w:color="auto"/>
      </w:divBdr>
    </w:div>
    <w:div w:id="560948596">
      <w:bodyDiv w:val="1"/>
      <w:marLeft w:val="0"/>
      <w:marRight w:val="0"/>
      <w:marTop w:val="0"/>
      <w:marBottom w:val="0"/>
      <w:divBdr>
        <w:top w:val="none" w:sz="0" w:space="0" w:color="auto"/>
        <w:left w:val="none" w:sz="0" w:space="0" w:color="auto"/>
        <w:bottom w:val="none" w:sz="0" w:space="0" w:color="auto"/>
        <w:right w:val="none" w:sz="0" w:space="0" w:color="auto"/>
      </w:divBdr>
    </w:div>
    <w:div w:id="594752723">
      <w:bodyDiv w:val="1"/>
      <w:marLeft w:val="0"/>
      <w:marRight w:val="0"/>
      <w:marTop w:val="0"/>
      <w:marBottom w:val="0"/>
      <w:divBdr>
        <w:top w:val="none" w:sz="0" w:space="0" w:color="auto"/>
        <w:left w:val="none" w:sz="0" w:space="0" w:color="auto"/>
        <w:bottom w:val="none" w:sz="0" w:space="0" w:color="auto"/>
        <w:right w:val="none" w:sz="0" w:space="0" w:color="auto"/>
      </w:divBdr>
    </w:div>
    <w:div w:id="826677756">
      <w:bodyDiv w:val="1"/>
      <w:marLeft w:val="0"/>
      <w:marRight w:val="0"/>
      <w:marTop w:val="0"/>
      <w:marBottom w:val="0"/>
      <w:divBdr>
        <w:top w:val="none" w:sz="0" w:space="0" w:color="auto"/>
        <w:left w:val="none" w:sz="0" w:space="0" w:color="auto"/>
        <w:bottom w:val="none" w:sz="0" w:space="0" w:color="auto"/>
        <w:right w:val="none" w:sz="0" w:space="0" w:color="auto"/>
      </w:divBdr>
    </w:div>
    <w:div w:id="906958977">
      <w:bodyDiv w:val="1"/>
      <w:marLeft w:val="0"/>
      <w:marRight w:val="0"/>
      <w:marTop w:val="0"/>
      <w:marBottom w:val="0"/>
      <w:divBdr>
        <w:top w:val="none" w:sz="0" w:space="0" w:color="auto"/>
        <w:left w:val="none" w:sz="0" w:space="0" w:color="auto"/>
        <w:bottom w:val="none" w:sz="0" w:space="0" w:color="auto"/>
        <w:right w:val="none" w:sz="0" w:space="0" w:color="auto"/>
      </w:divBdr>
    </w:div>
    <w:div w:id="933436295">
      <w:bodyDiv w:val="1"/>
      <w:marLeft w:val="0"/>
      <w:marRight w:val="0"/>
      <w:marTop w:val="0"/>
      <w:marBottom w:val="0"/>
      <w:divBdr>
        <w:top w:val="none" w:sz="0" w:space="0" w:color="auto"/>
        <w:left w:val="none" w:sz="0" w:space="0" w:color="auto"/>
        <w:bottom w:val="none" w:sz="0" w:space="0" w:color="auto"/>
        <w:right w:val="none" w:sz="0" w:space="0" w:color="auto"/>
      </w:divBdr>
    </w:div>
    <w:div w:id="983970595">
      <w:bodyDiv w:val="1"/>
      <w:marLeft w:val="0"/>
      <w:marRight w:val="0"/>
      <w:marTop w:val="0"/>
      <w:marBottom w:val="0"/>
      <w:divBdr>
        <w:top w:val="none" w:sz="0" w:space="0" w:color="auto"/>
        <w:left w:val="none" w:sz="0" w:space="0" w:color="auto"/>
        <w:bottom w:val="none" w:sz="0" w:space="0" w:color="auto"/>
        <w:right w:val="none" w:sz="0" w:space="0" w:color="auto"/>
      </w:divBdr>
    </w:div>
    <w:div w:id="1084231149">
      <w:bodyDiv w:val="1"/>
      <w:marLeft w:val="0"/>
      <w:marRight w:val="0"/>
      <w:marTop w:val="0"/>
      <w:marBottom w:val="0"/>
      <w:divBdr>
        <w:top w:val="none" w:sz="0" w:space="0" w:color="auto"/>
        <w:left w:val="none" w:sz="0" w:space="0" w:color="auto"/>
        <w:bottom w:val="none" w:sz="0" w:space="0" w:color="auto"/>
        <w:right w:val="none" w:sz="0" w:space="0" w:color="auto"/>
      </w:divBdr>
    </w:div>
    <w:div w:id="1119491358">
      <w:bodyDiv w:val="1"/>
      <w:marLeft w:val="0"/>
      <w:marRight w:val="0"/>
      <w:marTop w:val="0"/>
      <w:marBottom w:val="0"/>
      <w:divBdr>
        <w:top w:val="none" w:sz="0" w:space="0" w:color="auto"/>
        <w:left w:val="none" w:sz="0" w:space="0" w:color="auto"/>
        <w:bottom w:val="none" w:sz="0" w:space="0" w:color="auto"/>
        <w:right w:val="none" w:sz="0" w:space="0" w:color="auto"/>
      </w:divBdr>
    </w:div>
    <w:div w:id="1288393223">
      <w:bodyDiv w:val="1"/>
      <w:marLeft w:val="0"/>
      <w:marRight w:val="0"/>
      <w:marTop w:val="0"/>
      <w:marBottom w:val="0"/>
      <w:divBdr>
        <w:top w:val="none" w:sz="0" w:space="0" w:color="auto"/>
        <w:left w:val="none" w:sz="0" w:space="0" w:color="auto"/>
        <w:bottom w:val="none" w:sz="0" w:space="0" w:color="auto"/>
        <w:right w:val="none" w:sz="0" w:space="0" w:color="auto"/>
      </w:divBdr>
    </w:div>
    <w:div w:id="1298216718">
      <w:bodyDiv w:val="1"/>
      <w:marLeft w:val="0"/>
      <w:marRight w:val="0"/>
      <w:marTop w:val="0"/>
      <w:marBottom w:val="0"/>
      <w:divBdr>
        <w:top w:val="none" w:sz="0" w:space="0" w:color="auto"/>
        <w:left w:val="none" w:sz="0" w:space="0" w:color="auto"/>
        <w:bottom w:val="none" w:sz="0" w:space="0" w:color="auto"/>
        <w:right w:val="none" w:sz="0" w:space="0" w:color="auto"/>
      </w:divBdr>
    </w:div>
    <w:div w:id="1343506614">
      <w:bodyDiv w:val="1"/>
      <w:marLeft w:val="0"/>
      <w:marRight w:val="0"/>
      <w:marTop w:val="0"/>
      <w:marBottom w:val="0"/>
      <w:divBdr>
        <w:top w:val="none" w:sz="0" w:space="0" w:color="auto"/>
        <w:left w:val="none" w:sz="0" w:space="0" w:color="auto"/>
        <w:bottom w:val="none" w:sz="0" w:space="0" w:color="auto"/>
        <w:right w:val="none" w:sz="0" w:space="0" w:color="auto"/>
      </w:divBdr>
    </w:div>
    <w:div w:id="1359164176">
      <w:bodyDiv w:val="1"/>
      <w:marLeft w:val="0"/>
      <w:marRight w:val="0"/>
      <w:marTop w:val="0"/>
      <w:marBottom w:val="0"/>
      <w:divBdr>
        <w:top w:val="none" w:sz="0" w:space="0" w:color="auto"/>
        <w:left w:val="none" w:sz="0" w:space="0" w:color="auto"/>
        <w:bottom w:val="none" w:sz="0" w:space="0" w:color="auto"/>
        <w:right w:val="none" w:sz="0" w:space="0" w:color="auto"/>
      </w:divBdr>
    </w:div>
    <w:div w:id="1413040863">
      <w:bodyDiv w:val="1"/>
      <w:marLeft w:val="0"/>
      <w:marRight w:val="0"/>
      <w:marTop w:val="0"/>
      <w:marBottom w:val="0"/>
      <w:divBdr>
        <w:top w:val="none" w:sz="0" w:space="0" w:color="auto"/>
        <w:left w:val="none" w:sz="0" w:space="0" w:color="auto"/>
        <w:bottom w:val="none" w:sz="0" w:space="0" w:color="auto"/>
        <w:right w:val="none" w:sz="0" w:space="0" w:color="auto"/>
      </w:divBdr>
    </w:div>
    <w:div w:id="1424491598">
      <w:bodyDiv w:val="1"/>
      <w:marLeft w:val="0"/>
      <w:marRight w:val="0"/>
      <w:marTop w:val="0"/>
      <w:marBottom w:val="0"/>
      <w:divBdr>
        <w:top w:val="none" w:sz="0" w:space="0" w:color="auto"/>
        <w:left w:val="none" w:sz="0" w:space="0" w:color="auto"/>
        <w:bottom w:val="none" w:sz="0" w:space="0" w:color="auto"/>
        <w:right w:val="none" w:sz="0" w:space="0" w:color="auto"/>
      </w:divBdr>
    </w:div>
    <w:div w:id="1503743658">
      <w:bodyDiv w:val="1"/>
      <w:marLeft w:val="0"/>
      <w:marRight w:val="0"/>
      <w:marTop w:val="0"/>
      <w:marBottom w:val="0"/>
      <w:divBdr>
        <w:top w:val="none" w:sz="0" w:space="0" w:color="auto"/>
        <w:left w:val="none" w:sz="0" w:space="0" w:color="auto"/>
        <w:bottom w:val="none" w:sz="0" w:space="0" w:color="auto"/>
        <w:right w:val="none" w:sz="0" w:space="0" w:color="auto"/>
      </w:divBdr>
    </w:div>
    <w:div w:id="1605185119">
      <w:bodyDiv w:val="1"/>
      <w:marLeft w:val="0"/>
      <w:marRight w:val="0"/>
      <w:marTop w:val="0"/>
      <w:marBottom w:val="0"/>
      <w:divBdr>
        <w:top w:val="none" w:sz="0" w:space="0" w:color="auto"/>
        <w:left w:val="none" w:sz="0" w:space="0" w:color="auto"/>
        <w:bottom w:val="none" w:sz="0" w:space="0" w:color="auto"/>
        <w:right w:val="none" w:sz="0" w:space="0" w:color="auto"/>
      </w:divBdr>
    </w:div>
    <w:div w:id="1659311502">
      <w:bodyDiv w:val="1"/>
      <w:marLeft w:val="0"/>
      <w:marRight w:val="0"/>
      <w:marTop w:val="0"/>
      <w:marBottom w:val="0"/>
      <w:divBdr>
        <w:top w:val="none" w:sz="0" w:space="0" w:color="auto"/>
        <w:left w:val="none" w:sz="0" w:space="0" w:color="auto"/>
        <w:bottom w:val="none" w:sz="0" w:space="0" w:color="auto"/>
        <w:right w:val="none" w:sz="0" w:space="0" w:color="auto"/>
      </w:divBdr>
    </w:div>
    <w:div w:id="1798837175">
      <w:bodyDiv w:val="1"/>
      <w:marLeft w:val="0"/>
      <w:marRight w:val="0"/>
      <w:marTop w:val="0"/>
      <w:marBottom w:val="0"/>
      <w:divBdr>
        <w:top w:val="none" w:sz="0" w:space="0" w:color="auto"/>
        <w:left w:val="none" w:sz="0" w:space="0" w:color="auto"/>
        <w:bottom w:val="none" w:sz="0" w:space="0" w:color="auto"/>
        <w:right w:val="none" w:sz="0" w:space="0" w:color="auto"/>
      </w:divBdr>
    </w:div>
    <w:div w:id="1894808943">
      <w:bodyDiv w:val="1"/>
      <w:marLeft w:val="0"/>
      <w:marRight w:val="0"/>
      <w:marTop w:val="0"/>
      <w:marBottom w:val="0"/>
      <w:divBdr>
        <w:top w:val="none" w:sz="0" w:space="0" w:color="auto"/>
        <w:left w:val="none" w:sz="0" w:space="0" w:color="auto"/>
        <w:bottom w:val="none" w:sz="0" w:space="0" w:color="auto"/>
        <w:right w:val="none" w:sz="0" w:space="0" w:color="auto"/>
      </w:divBdr>
    </w:div>
    <w:div w:id="19126192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8E466-9457-42BC-A187-0A029E3D5D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10</Pages>
  <Words>2820</Words>
  <Characters>16075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SRS Document</vt:lpstr>
    </vt:vector>
  </TitlesOfParts>
  <Company>FAST</Company>
  <LinksUpToDate>false</LinksUpToDate>
  <CharactersWithSpaces>18858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Document</dc:title>
  <dc:creator>Talha Javed</dc:creator>
  <cp:lastModifiedBy>Hp</cp:lastModifiedBy>
  <cp:revision>13</cp:revision>
  <cp:lastPrinted>2003-09-15T13:57:00Z</cp:lastPrinted>
  <dcterms:created xsi:type="dcterms:W3CDTF">2025-10-17T14:00:00Z</dcterms:created>
  <dcterms:modified xsi:type="dcterms:W3CDTF">2026-01-07T08:33:00Z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91F9D47A50CD404A803929AF24111FBB_13</vt:lpwstr>
  </property>
</Properties>
</file>